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99042A"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99042A"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99042A"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commentRangeStart w:id="0"/>
      <w:r>
        <w:t xml:space="preserve">If </w:t>
      </w:r>
      <w:r w:rsidR="00827D05">
        <w:t xml:space="preserve">you get build errors showing </w:t>
      </w:r>
      <w:proofErr w:type="gramStart"/>
      <w:r w:rsidR="00827D05">
        <w:t>that</w:t>
      </w:r>
      <w:proofErr w:type="gramEnd"/>
      <w:r w:rsidR="00827D05">
        <w:t xml:space="preserve">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commentRangeEnd w:id="0"/>
      <w:r w:rsidR="00C754C1">
        <w:rPr>
          <w:rStyle w:val="CommentReference"/>
        </w:rPr>
        <w:commentReference w:id="0"/>
      </w:r>
    </w:p>
    <w:p w14:paraId="27618E72" w14:textId="218341AD" w:rsidR="007503F4" w:rsidRPr="00153464" w:rsidRDefault="007503F4" w:rsidP="000A0405">
      <w:pPr>
        <w:pStyle w:val="ListParagraph"/>
        <w:numPr>
          <w:ilvl w:val="2"/>
          <w:numId w:val="1"/>
        </w:numPr>
        <w:ind w:left="1800"/>
        <w:rPr>
          <w:ins w:id="1" w:author="Ross Gardler" w:date="2014-11-27T15:25:00Z"/>
          <w:rStyle w:val="Hyperlink"/>
          <w:color w:val="auto"/>
          <w:u w:val="none"/>
          <w:rPrChange w:id="2" w:author="Ross Gardler" w:date="2014-11-27T15:25:00Z">
            <w:rPr>
              <w:ins w:id="3" w:author="Ross Gardler" w:date="2014-11-27T15:25:00Z"/>
              <w:rStyle w:val="Hyperlink"/>
            </w:rPr>
          </w:rPrChange>
        </w:rPr>
      </w:pPr>
      <w:r>
        <w:t xml:space="preserve">Download or clone from </w:t>
      </w:r>
      <w:hyperlink r:id="rId19" w:history="1">
        <w:r w:rsidRPr="00EF4AD3">
          <w:rPr>
            <w:rStyle w:val="Hyperlink"/>
          </w:rPr>
          <w:t>http://amqpnetlite.codeplex.com</w:t>
        </w:r>
      </w:hyperlink>
    </w:p>
    <w:p w14:paraId="0FF54C56" w14:textId="0A6EEAE4" w:rsidR="00153464" w:rsidRPr="00B1364D" w:rsidRDefault="00153464" w:rsidP="000A0405">
      <w:pPr>
        <w:pStyle w:val="ListParagraph"/>
        <w:numPr>
          <w:ilvl w:val="2"/>
          <w:numId w:val="1"/>
        </w:numPr>
        <w:ind w:left="1800"/>
        <w:rPr>
          <w:rStyle w:val="Hyperlink"/>
          <w:color w:val="auto"/>
          <w:u w:val="none"/>
        </w:rPr>
      </w:pPr>
      <w:ins w:id="4" w:author="Ross Gardler" w:date="2014-11-27T15:25:00Z">
        <w:r>
          <w:rPr>
            <w:rStyle w:val="Hyperlink"/>
          </w:rPr>
          <w:t xml:space="preserve">Open the project in VS. </w:t>
        </w:r>
      </w:ins>
      <w:ins w:id="5" w:author="Ross Gardler" w:date="2014-11-27T15:27:00Z">
        <w:r>
          <w:rPr>
            <w:rStyle w:val="Hyperlink"/>
          </w:rPr>
          <w:t xml:space="preserve">You </w:t>
        </w:r>
        <w:proofErr w:type="gramStart"/>
        <w:r>
          <w:rPr>
            <w:rStyle w:val="Hyperlink"/>
          </w:rPr>
          <w:t>will likely be told</w:t>
        </w:r>
        <w:proofErr w:type="gramEnd"/>
        <w:r>
          <w:rPr>
            <w:rStyle w:val="Hyperlink"/>
          </w:rPr>
          <w:t xml:space="preserve"> that a number of items cannot be built. </w:t>
        </w:r>
        <w:proofErr w:type="gramStart"/>
        <w:r>
          <w:rPr>
            <w:rStyle w:val="Hyperlink"/>
          </w:rPr>
          <w:t>It’s</w:t>
        </w:r>
        <w:proofErr w:type="gramEnd"/>
        <w:r>
          <w:rPr>
            <w:rStyle w:val="Hyperlink"/>
          </w:rPr>
          <w:t xml:space="preserve"> safe to ignore this for now.</w:t>
        </w:r>
      </w:ins>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pPr>
        <w:pStyle w:val="ListParagraph"/>
        <w:numPr>
          <w:ilvl w:val="3"/>
          <w:numId w:val="1"/>
        </w:numPr>
        <w:pPrChange w:id="6" w:author="Ross Gardler (MS OPEN TECH)" w:date="2014-11-26T23:32:00Z">
          <w:pPr>
            <w:pStyle w:val="ListParagraph"/>
            <w:numPr>
              <w:ilvl w:val="2"/>
              <w:numId w:val="1"/>
            </w:numPr>
            <w:ind w:left="2160" w:hanging="180"/>
          </w:pPr>
        </w:pPrChange>
      </w:pPr>
      <w:del w:id="7" w:author="Ross Gardler (MS OPEN TECH)" w:date="2014-11-26T23:32:00Z">
        <w:r w:rsidRPr="00B1364D" w:rsidDel="0070099B">
          <w:delText>Build the project in visual studio</w:delText>
        </w:r>
      </w:del>
    </w:p>
    <w:p w14:paraId="2E49891D" w14:textId="0651ECC7" w:rsidR="001B2248" w:rsidRDefault="001B2248" w:rsidP="000A0405">
      <w:pPr>
        <w:pStyle w:val="ListParagraph"/>
        <w:numPr>
          <w:ilvl w:val="2"/>
          <w:numId w:val="1"/>
        </w:numPr>
        <w:ind w:left="1800"/>
        <w:rPr>
          <w:ins w:id="8" w:author="Ross Gardler" w:date="2014-11-27T15:21:00Z"/>
        </w:rPr>
      </w:pPr>
      <w:ins w:id="9" w:author="Ross Gardler" w:date="2014-11-27T15:21:00Z">
        <w:r>
          <w:t xml:space="preserve">Build the </w:t>
        </w:r>
      </w:ins>
      <w:ins w:id="10" w:author="Ross Gardler" w:date="2014-11-27T15:22:00Z">
        <w:r>
          <w:t xml:space="preserve">AMPQ.NET </w:t>
        </w:r>
      </w:ins>
      <w:ins w:id="11" w:author="Ross Gardler" w:date="2014-11-27T15:21:00Z">
        <w:r>
          <w:t>project in Visual Studio</w:t>
        </w:r>
      </w:ins>
      <w:ins w:id="12" w:author="Ross Gardler" w:date="2014-11-27T15:24:00Z">
        <w:r w:rsidR="00153464">
          <w:t xml:space="preserve">. </w:t>
        </w:r>
      </w:ins>
    </w:p>
    <w:p w14:paraId="776B24EB" w14:textId="78042151" w:rsidR="00696E38" w:rsidRDefault="00696E38" w:rsidP="000A0405">
      <w:pPr>
        <w:pStyle w:val="ListParagraph"/>
        <w:numPr>
          <w:ilvl w:val="2"/>
          <w:numId w:val="1"/>
        </w:numPr>
        <w:ind w:left="1800"/>
      </w:pPr>
      <w:r>
        <w:t xml:space="preserve">Open a Developer Command Prompt for VS2013, and run </w:t>
      </w:r>
      <w:ins w:id="13" w:author="Ross Gardler" w:date="2014-11-27T15:28:00Z">
        <w:r w:rsidR="00153464">
          <w:t>‘</w:t>
        </w:r>
      </w:ins>
      <w:r>
        <w:t>build.cmd</w:t>
      </w:r>
      <w:ins w:id="14" w:author="Ross Gardler" w:date="2014-11-27T15:28:00Z">
        <w:r w:rsidR="00153464">
          <w:t>’</w:t>
        </w:r>
      </w:ins>
      <w:r w:rsidR="00827D05">
        <w:t xml:space="preserve"> from the directory in which you saved </w:t>
      </w:r>
      <w:proofErr w:type="spellStart"/>
      <w:r w:rsidR="00827D05">
        <w:t>AMQPLite</w:t>
      </w:r>
      <w:proofErr w:type="spellEnd"/>
      <w:r>
        <w:t xml:space="preserve">. You should now see </w:t>
      </w:r>
      <w:r w:rsidRPr="00696E38">
        <w:t>AMQPNetLite.0.1.0-</w:t>
      </w:r>
      <w:ins w:id="15" w:author="Ross Gardler" w:date="2014-11-27T15:29:00Z">
        <w:r w:rsidR="00153464">
          <w:t>beta</w:t>
        </w:r>
      </w:ins>
      <w:del w:id="16" w:author="Ross Gardler" w:date="2014-11-27T15:29:00Z">
        <w:r w:rsidRPr="00696E38" w:rsidDel="00153464">
          <w:delText>a</w:delText>
        </w:r>
      </w:del>
      <w:del w:id="17" w:author="Ross Gardler" w:date="2014-11-27T15:28:00Z">
        <w:r w:rsidRPr="00696E38" w:rsidDel="00153464">
          <w:delText>lpha</w:delText>
        </w:r>
      </w:del>
      <w:r w:rsidRPr="00696E38">
        <w:t>.nupkg</w:t>
      </w:r>
      <w:r>
        <w:t xml:space="preserve"> in the build/packages folder.</w:t>
      </w:r>
    </w:p>
    <w:p w14:paraId="3B07E1D3" w14:textId="4D9C768D" w:rsidR="007503F4" w:rsidRDefault="00827D05" w:rsidP="00153464">
      <w:pPr>
        <w:pStyle w:val="ListParagraph"/>
        <w:numPr>
          <w:ilvl w:val="2"/>
          <w:numId w:val="1"/>
        </w:numPr>
        <w:ind w:left="1800"/>
      </w:pPr>
      <w:r>
        <w:t>Back in Visual Studio</w:t>
      </w:r>
      <w:ins w:id="18" w:author="Ross Gardler" w:date="2014-11-27T15:29:00Z">
        <w:r w:rsidR="00153464">
          <w:t xml:space="preserve">. Reopen the connect the dots solution and </w:t>
        </w:r>
      </w:ins>
      <w:del w:id="19" w:author="Ross Gardler" w:date="2014-11-27T15:29:00Z">
        <w:r w:rsidDel="00153464">
          <w:delText xml:space="preserve">, </w:delText>
        </w:r>
      </w:del>
      <w:r>
        <w:t>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lastRenderedPageBreak/>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58F83CE5" w:rsidR="007F075C" w:rsidRDefault="008F5811" w:rsidP="00D15A5E">
      <w:pPr>
        <w:pStyle w:val="ListParagraph"/>
        <w:numPr>
          <w:ilvl w:val="2"/>
          <w:numId w:val="1"/>
        </w:numPr>
      </w:pPr>
      <w:r>
        <w:t xml:space="preserve">Go to </w:t>
      </w:r>
      <w:ins w:id="20" w:author="Ross Gardler" w:date="2014-11-28T22:10:00Z">
        <w:r w:rsidR="00D15A5E" w:rsidRPr="00D15A5E">
          <w:t>http://go.microsoft.com/fwlink/?LinkId=254432</w:t>
        </w:r>
      </w:ins>
      <w:del w:id="21" w:author="Ross Gardler" w:date="2014-11-28T22:10:00Z">
        <w:r w:rsidR="0099042A" w:rsidDel="00D15A5E">
          <w:fldChar w:fldCharType="begin"/>
        </w:r>
        <w:r w:rsidR="0099042A" w:rsidDel="00D15A5E">
          <w:delInstrText xml:space="preserve"> HYPERLINK "https://manage.windowsazure.com/publishsettings/index?client=powershell" </w:delInstrText>
        </w:r>
        <w:r w:rsidR="0099042A" w:rsidDel="00D15A5E">
          <w:fldChar w:fldCharType="separate"/>
        </w:r>
        <w:r w:rsidR="007F075C" w:rsidRPr="00E74A00" w:rsidDel="00D15A5E">
          <w:rPr>
            <w:rStyle w:val="Hyperlink"/>
          </w:rPr>
          <w:delText>https://manage.windowsazure.com/publishsettings/index?client=powershell</w:delText>
        </w:r>
        <w:r w:rsidR="0099042A" w:rsidDel="00D15A5E">
          <w:rPr>
            <w:rStyle w:val="Hyperlink"/>
          </w:rPr>
          <w:fldChar w:fldCharType="end"/>
        </w:r>
      </w:del>
      <w:r w:rsidR="007F075C">
        <w:t>) 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w:t>
      </w:r>
      <w:proofErr w:type="gramStart"/>
      <w:r w:rsidR="00EC494B">
        <w:t>is found</w:t>
      </w:r>
      <w:proofErr w:type="gramEnd"/>
      <w:r w:rsidR="00EC494B">
        <w:t xml:space="preserve"> (Either </w:t>
      </w:r>
      <w:commentRangeStart w:id="22"/>
      <w:r w:rsidR="00EC494B">
        <w:t>Azure\</w:t>
      </w:r>
      <w:proofErr w:type="spellStart"/>
      <w:r w:rsidR="00EC494B">
        <w:t>ConnectTheDotsCloudDeploy</w:t>
      </w:r>
      <w:proofErr w:type="spellEnd"/>
      <w:r w:rsidR="00EC494B">
        <w:t>\bin\Release directory (or \Debug directory, depending upon how you built the solution</w:t>
      </w:r>
      <w:commentRangeEnd w:id="22"/>
      <w:r w:rsidR="0099042A">
        <w:rPr>
          <w:rStyle w:val="CommentReference"/>
        </w:rPr>
        <w:commentReference w:id="22"/>
      </w:r>
      <w:r w:rsidR="00EC494B">
        <w:t>.)</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143130F3" w14:textId="7B5F0E15" w:rsidR="00140579" w:rsidRDefault="008F5811" w:rsidP="00731E32">
      <w:pPr>
        <w:pStyle w:val="ListParagraph"/>
        <w:numPr>
          <w:ilvl w:val="2"/>
          <w:numId w:val="1"/>
        </w:numPr>
        <w:rPr>
          <w:ins w:id="23" w:author="Ross Gardler" w:date="2014-11-28T22:48:00Z"/>
        </w:rPr>
      </w:pPr>
      <w:r>
        <w:t>Ch</w:t>
      </w:r>
      <w:ins w:id="24" w:author="Ross Gardler" w:date="2014-11-28T22:48:00Z">
        <w:r w:rsidR="00140579">
          <w:t>o</w:t>
        </w:r>
      </w:ins>
      <w:r>
        <w:t>ose a &lt;name&gt; that has only letters and number</w:t>
      </w:r>
      <w:r w:rsidR="00E67E63">
        <w:t>s – no spaces, dashes, underlines, etc</w:t>
      </w:r>
      <w:r w:rsidR="00EC494B">
        <w:t xml:space="preserve">. </w:t>
      </w:r>
      <w:ins w:id="25" w:author="Ross Gardler" w:date="2014-11-28T22:49:00Z">
        <w:r w:rsidR="00140579">
          <w:t>Type name must also be under 17 characters in length (</w:t>
        </w:r>
        <w:proofErr w:type="gramStart"/>
        <w:r w:rsidR="00140579">
          <w:t>otherwise</w:t>
        </w:r>
        <w:proofErr w:type="gramEnd"/>
        <w:r w:rsidR="00140579">
          <w:t xml:space="preserve"> the storage account name will be too long and the operation will fail).</w:t>
        </w:r>
      </w:ins>
    </w:p>
    <w:p w14:paraId="4E23D381" w14:textId="3E2F9BB1" w:rsidR="008F5811" w:rsidRDefault="00EC494B" w:rsidP="00140579">
      <w:pPr>
        <w:pStyle w:val="ListParagraph"/>
        <w:numPr>
          <w:ilvl w:val="3"/>
          <w:numId w:val="1"/>
        </w:numPr>
        <w:pPrChange w:id="26" w:author="Ross Gardler" w:date="2014-11-28T22:48:00Z">
          <w:pPr>
            <w:pStyle w:val="ListParagraph"/>
            <w:numPr>
              <w:ilvl w:val="2"/>
              <w:numId w:val="1"/>
            </w:numPr>
            <w:ind w:left="2160" w:hanging="180"/>
          </w:pPr>
        </w:pPrChange>
      </w:pPr>
      <w:del w:id="27" w:author="Ross Gardler" w:date="2014-11-28T22:48:00Z">
        <w:r w:rsidDel="00140579">
          <w:delText>(</w:delText>
        </w:r>
      </w:del>
      <w:r>
        <w:t>If</w:t>
      </w:r>
      <w:r w:rsidRPr="00F5284B">
        <w:t xml:space="preserve"> the </w:t>
      </w:r>
      <w:proofErr w:type="spellStart"/>
      <w:r w:rsidRPr="00F5284B">
        <w:t>publishsettingsfile</w:t>
      </w:r>
      <w:proofErr w:type="spellEnd"/>
      <w:r w:rsidRPr="00F5284B">
        <w:t xml:space="preserve"> filename has spaces in it, you will get an error saying the file </w:t>
      </w:r>
      <w:proofErr w:type="gramStart"/>
      <w:r w:rsidRPr="00F5284B">
        <w:t>cannot be found</w:t>
      </w:r>
      <w:proofErr w:type="gramEnd"/>
      <w:r w:rsidRPr="00F5284B">
        <w:t xml:space="preserve">. Surround just the </w:t>
      </w:r>
      <w:proofErr w:type="spellStart"/>
      <w:r w:rsidRPr="00F5284B">
        <w:t>publishsettingsfile</w:t>
      </w:r>
      <w:proofErr w:type="spellEnd"/>
      <w:r w:rsidRPr="00F5284B">
        <w:t xml:space="preserve"> with quotation marks and re-run ConnectTheDotsCloudDeploy.exe.</w:t>
      </w:r>
      <w:del w:id="28" w:author="Ross Gardler" w:date="2014-11-28T22:48:00Z">
        <w:r w:rsidDel="00140579">
          <w:delText>)</w:delText>
        </w:r>
      </w:del>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3B814A5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xml:space="preserve">. You might copy and paste </w:t>
      </w:r>
      <w:del w:id="29" w:author="Ross Gardler" w:date="2014-11-28T22:36:00Z">
        <w:r w:rsidR="00731E32" w:rsidDel="00446B2F">
          <w:delText>into Notepad</w:delText>
        </w:r>
      </w:del>
      <w:ins w:id="30" w:author="Ross Gardler" w:date="2014-11-28T22:36:00Z">
        <w:r w:rsidR="00446B2F">
          <w:t>this information into a file called “Azure Service Configuration”</w:t>
        </w:r>
      </w:ins>
      <w:r w:rsidR="00731E32">
        <w:t xml:space="preserve"> for easy retrieval</w:t>
      </w:r>
      <w:ins w:id="31" w:author="Ross Gardler" w:date="2014-11-28T22:36:00Z">
        <w:r w:rsidR="00446B2F">
          <w:t xml:space="preserve"> (this file will be ignored by Git and thus will only be available to you)</w:t>
        </w:r>
      </w:ins>
      <w:del w:id="32" w:author="Ross Gardler" w:date="2014-11-28T22:36:00Z">
        <w:r w:rsidR="00731E32" w:rsidDel="00446B2F">
          <w:delText>.</w:delText>
        </w:r>
      </w:del>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lastRenderedPageBreak/>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20"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369C4EFD" w:rsidR="007F075C" w:rsidRDefault="00E67E63" w:rsidP="000A0405">
      <w:pPr>
        <w:pStyle w:val="ListParagraph"/>
        <w:numPr>
          <w:ilvl w:val="2"/>
          <w:numId w:val="1"/>
        </w:numPr>
      </w:pPr>
      <w:r>
        <w:t>Open</w:t>
      </w:r>
      <w:r w:rsidR="001570A6">
        <w:t xml:space="preserve"> the </w:t>
      </w:r>
      <w:r w:rsidR="0099042A">
        <w:fldChar w:fldCharType="begin"/>
      </w:r>
      <w:ins w:id="33" w:author="Ross Gardler" w:date="2014-11-28T22:39:00Z">
        <w:r w:rsidR="00A3198B">
          <w:instrText>HYPERLINK "https://manage.windowsazure.com/"</w:instrText>
        </w:r>
      </w:ins>
      <w:del w:id="34" w:author="Ross Gardler" w:date="2014-11-28T22:39:00Z">
        <w:r w:rsidR="0099042A" w:rsidDel="00A3198B">
          <w:delInstrText xml:space="preserve"> HYPERLINK "http://azure.com/" </w:delInstrText>
        </w:r>
      </w:del>
      <w:ins w:id="35" w:author="Ross Gardler" w:date="2014-11-28T22:39:00Z"/>
      <w:r w:rsidR="0099042A">
        <w:fldChar w:fldCharType="separate"/>
      </w:r>
      <w:r w:rsidR="001570A6" w:rsidRPr="001570A6">
        <w:rPr>
          <w:rStyle w:val="Hyperlink"/>
        </w:rPr>
        <w:t>Azure Managem</w:t>
      </w:r>
      <w:r w:rsidR="001570A6" w:rsidRPr="001570A6">
        <w:rPr>
          <w:rStyle w:val="Hyperlink"/>
        </w:rPr>
        <w:t>e</w:t>
      </w:r>
      <w:r w:rsidR="001570A6" w:rsidRPr="001570A6">
        <w:rPr>
          <w:rStyle w:val="Hyperlink"/>
        </w:rPr>
        <w:t>nt Portal</w:t>
      </w:r>
      <w:r w:rsidR="0099042A">
        <w:rPr>
          <w:rStyle w:val="Hyperlink"/>
        </w:rPr>
        <w:fldChar w:fldCharType="end"/>
      </w:r>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rPr>
          <w:ins w:id="36" w:author="Ross Gardler" w:date="2014-11-28T22:56:00Z"/>
        </w:rPr>
      </w:pPr>
      <w:r>
        <w:t>“+” in lower left corner -&gt; Data Services -&gt; Stream Analytics -&gt; Quick Create -&gt; Job name “Aggregates”.</w:t>
      </w:r>
    </w:p>
    <w:p w14:paraId="0878EF4E" w14:textId="6E0B078A" w:rsidR="005714B3" w:rsidRDefault="005714B3" w:rsidP="000A0405">
      <w:pPr>
        <w:pStyle w:val="ListParagraph"/>
        <w:numPr>
          <w:ilvl w:val="3"/>
          <w:numId w:val="1"/>
        </w:numPr>
        <w:rPr>
          <w:ins w:id="37" w:author="Ross Gardler" w:date="2014-11-28T22:56:00Z"/>
        </w:rPr>
      </w:pPr>
      <w:ins w:id="38" w:author="Ross Gardler" w:date="2014-11-28T22:56:00Z">
        <w:r>
          <w:t xml:space="preserve">Provide a </w:t>
        </w:r>
        <w:proofErr w:type="spellStart"/>
        <w:r>
          <w:t>storge</w:t>
        </w:r>
        <w:proofErr w:type="spellEnd"/>
        <w:r>
          <w:t xml:space="preserve"> account name</w:t>
        </w:r>
      </w:ins>
      <w:ins w:id="39" w:author="Ross Gardler" w:date="2014-11-28T22:57:00Z">
        <w:r>
          <w:t>, e.g. “</w:t>
        </w:r>
        <w:proofErr w:type="spellStart"/>
        <w:r>
          <w:t>ctdaggregates</w:t>
        </w:r>
        <w:proofErr w:type="spellEnd"/>
        <w:r>
          <w:t>”</w:t>
        </w:r>
      </w:ins>
    </w:p>
    <w:p w14:paraId="46ABB797" w14:textId="44AEFEFC" w:rsidR="005714B3" w:rsidRDefault="005714B3" w:rsidP="000A0405">
      <w:pPr>
        <w:pStyle w:val="ListParagraph"/>
        <w:numPr>
          <w:ilvl w:val="3"/>
          <w:numId w:val="1"/>
        </w:numPr>
      </w:pPr>
      <w:ins w:id="40" w:author="Ross Gardler" w:date="2014-11-28T22:56:00Z">
        <w:r>
          <w:t>No other changes are needed to the basic form</w:t>
        </w:r>
      </w:ins>
    </w:p>
    <w:p w14:paraId="1FD4881B" w14:textId="3BB3B9A6" w:rsidR="007F075C" w:rsidRDefault="00516F75" w:rsidP="00516F75">
      <w:pPr>
        <w:pStyle w:val="ListParagraph"/>
        <w:numPr>
          <w:ilvl w:val="2"/>
          <w:numId w:val="1"/>
        </w:numPr>
      </w:pPr>
      <w:r>
        <w:t>Create an i</w:t>
      </w:r>
      <w:r w:rsidR="007F075C">
        <w:t>nput</w:t>
      </w:r>
      <w:ins w:id="41" w:author="Ross Gardler" w:date="2014-11-28T22:58:00Z">
        <w:r w:rsidR="005714B3">
          <w:t xml:space="preserve"> (once the aggregates job has created)</w:t>
        </w:r>
      </w:ins>
    </w:p>
    <w:p w14:paraId="0CCFA79A" w14:textId="0C878371" w:rsidR="005714B3" w:rsidRDefault="00C93E55" w:rsidP="00516F75">
      <w:pPr>
        <w:pStyle w:val="ListParagraph"/>
        <w:numPr>
          <w:ilvl w:val="3"/>
          <w:numId w:val="1"/>
        </w:numPr>
        <w:rPr>
          <w:ins w:id="42" w:author="Ross Gardler" w:date="2014-11-28T22:58:00Z"/>
        </w:rPr>
      </w:pPr>
      <w:ins w:id="43" w:author="Ross Gardler" w:date="2014-11-28T22:58:00Z">
        <w:r>
          <w:t>Select the Stream Analytics section of the management portal, then select your aggregates job</w:t>
        </w:r>
      </w:ins>
    </w:p>
    <w:p w14:paraId="23E5B9A8" w14:textId="77777777" w:rsidR="00F43DB2" w:rsidRDefault="00BA709E" w:rsidP="00516F75">
      <w:pPr>
        <w:pStyle w:val="ListParagraph"/>
        <w:numPr>
          <w:ilvl w:val="3"/>
          <w:numId w:val="1"/>
        </w:numPr>
      </w:pPr>
      <w:r>
        <w:t>Select the Inputs tab in the Aggregates job</w:t>
      </w:r>
      <w:r w:rsidR="00F43DB2">
        <w:t>.</w:t>
      </w:r>
    </w:p>
    <w:p w14:paraId="6E1AD37B" w14:textId="77777777" w:rsidR="00C93E55" w:rsidRDefault="007F075C" w:rsidP="000A0405">
      <w:pPr>
        <w:pStyle w:val="ListParagraph"/>
        <w:numPr>
          <w:ilvl w:val="4"/>
          <w:numId w:val="1"/>
        </w:numPr>
        <w:rPr>
          <w:ins w:id="44" w:author="Ross Gardler" w:date="2014-11-28T23:00:00Z"/>
        </w:rPr>
      </w:pPr>
      <w:r>
        <w:t>Inputs tab -&gt; Add an Input -&gt; Data Stream</w:t>
      </w:r>
      <w:del w:id="45" w:author="Ross Gardler" w:date="2014-11-28T23:00:00Z">
        <w:r w:rsidDel="00C93E55">
          <w:delText xml:space="preserve">, </w:delText>
        </w:r>
      </w:del>
    </w:p>
    <w:p w14:paraId="2A08C42E" w14:textId="77777777" w:rsidR="00C93E55" w:rsidRDefault="00C93E55" w:rsidP="000A0405">
      <w:pPr>
        <w:pStyle w:val="ListParagraph"/>
        <w:numPr>
          <w:ilvl w:val="4"/>
          <w:numId w:val="1"/>
        </w:numPr>
        <w:rPr>
          <w:ins w:id="46" w:author="Ross Gardler" w:date="2014-11-28T23:00:00Z"/>
        </w:rPr>
      </w:pPr>
      <w:ins w:id="47" w:author="Ross Gardler" w:date="2014-11-28T23:00:00Z">
        <w:r>
          <w:t>Click the “next” arrow</w:t>
        </w:r>
      </w:ins>
    </w:p>
    <w:p w14:paraId="37764927" w14:textId="731398BC" w:rsidR="007F075C" w:rsidRDefault="00C93E55" w:rsidP="00C93E55">
      <w:pPr>
        <w:pStyle w:val="ListParagraph"/>
        <w:numPr>
          <w:ilvl w:val="3"/>
          <w:numId w:val="1"/>
        </w:numPr>
        <w:rPr>
          <w:ins w:id="48" w:author="Ross Gardler" w:date="2014-11-28T23:01:00Z"/>
        </w:rPr>
        <w:pPrChange w:id="49" w:author="Ross Gardler" w:date="2014-11-28T23:00:00Z">
          <w:pPr>
            <w:pStyle w:val="ListParagraph"/>
            <w:numPr>
              <w:ilvl w:val="4"/>
              <w:numId w:val="1"/>
            </w:numPr>
            <w:ind w:left="3600" w:hanging="360"/>
          </w:pPr>
        </w:pPrChange>
      </w:pPr>
      <w:ins w:id="50" w:author="Ross Gardler" w:date="2014-11-28T23:01:00Z">
        <w:r>
          <w:t xml:space="preserve">Select </w:t>
        </w:r>
      </w:ins>
      <w:r w:rsidR="007F075C">
        <w:t>Event Hub</w:t>
      </w:r>
      <w:ins w:id="51" w:author="Ross Gardler" w:date="2014-11-28T23:01:00Z">
        <w:r>
          <w:t xml:space="preserve"> and click the “next” arrow</w:t>
        </w:r>
      </w:ins>
    </w:p>
    <w:p w14:paraId="06407D4D" w14:textId="3D81D5C5" w:rsidR="00C93E55" w:rsidRDefault="00C93E55" w:rsidP="00C93E55">
      <w:pPr>
        <w:pStyle w:val="ListParagraph"/>
        <w:numPr>
          <w:ilvl w:val="3"/>
          <w:numId w:val="1"/>
        </w:numPr>
        <w:pPrChange w:id="52" w:author="Ross Gardler" w:date="2014-11-28T23:00:00Z">
          <w:pPr>
            <w:pStyle w:val="ListParagraph"/>
            <w:numPr>
              <w:ilvl w:val="4"/>
              <w:numId w:val="1"/>
            </w:numPr>
            <w:ind w:left="3600" w:hanging="360"/>
          </w:pPr>
        </w:pPrChange>
      </w:pPr>
      <w:ins w:id="53" w:author="Ross Gardler" w:date="2014-11-28T23:01:00Z">
        <w:r>
          <w:t>Complete the form as follows and select the “next” arrow</w:t>
        </w:r>
      </w:ins>
    </w:p>
    <w:p w14:paraId="4FE132BC" w14:textId="77777777" w:rsidR="007F075C" w:rsidRDefault="007F075C" w:rsidP="00C93E55">
      <w:pPr>
        <w:pStyle w:val="ListParagraph"/>
        <w:numPr>
          <w:ilvl w:val="4"/>
          <w:numId w:val="1"/>
        </w:numPr>
        <w:pPrChange w:id="54" w:author="Ross Gardler" w:date="2014-11-28T23:01:00Z">
          <w:pPr>
            <w:pStyle w:val="ListParagraph"/>
            <w:numPr>
              <w:ilvl w:val="3"/>
              <w:numId w:val="1"/>
            </w:numPr>
            <w:ind w:left="2880" w:hanging="360"/>
          </w:pPr>
        </w:pPrChange>
      </w:pPr>
      <w:r>
        <w:t>Input Alias: “</w:t>
      </w:r>
      <w:proofErr w:type="spellStart"/>
      <w:r>
        <w:t>DevicesInput</w:t>
      </w:r>
      <w:proofErr w:type="spellEnd"/>
      <w:r>
        <w:t>”</w:t>
      </w:r>
    </w:p>
    <w:p w14:paraId="21B2E171" w14:textId="0435EEFB" w:rsidR="00731E32" w:rsidRDefault="00731E32" w:rsidP="00C93E55">
      <w:pPr>
        <w:pStyle w:val="ListParagraph"/>
        <w:numPr>
          <w:ilvl w:val="4"/>
          <w:numId w:val="1"/>
        </w:numPr>
        <w:pPrChange w:id="55" w:author="Ross Gardler" w:date="2014-11-28T23:01:00Z">
          <w:pPr>
            <w:pStyle w:val="ListParagraph"/>
            <w:numPr>
              <w:ilvl w:val="3"/>
              <w:numId w:val="1"/>
            </w:numPr>
            <w:ind w:left="2880" w:hanging="360"/>
          </w:pPr>
        </w:pPrChange>
      </w:pPr>
      <w:r>
        <w:t>Subscription: “Use Event Hub from Current Subscription”</w:t>
      </w:r>
    </w:p>
    <w:p w14:paraId="0D6440C6" w14:textId="4A0534F7" w:rsidR="007F075C" w:rsidRDefault="007F075C" w:rsidP="00C93E55">
      <w:pPr>
        <w:pStyle w:val="ListParagraph"/>
        <w:numPr>
          <w:ilvl w:val="4"/>
          <w:numId w:val="1"/>
        </w:numPr>
        <w:pPrChange w:id="56" w:author="Ross Gardler" w:date="2014-11-28T23:01:00Z">
          <w:pPr>
            <w:pStyle w:val="ListParagraph"/>
            <w:numPr>
              <w:ilvl w:val="3"/>
              <w:numId w:val="1"/>
            </w:numPr>
            <w:ind w:left="2880" w:hanging="360"/>
          </w:pPr>
        </w:pPrChange>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C93E55">
      <w:pPr>
        <w:pStyle w:val="ListParagraph"/>
        <w:numPr>
          <w:ilvl w:val="4"/>
          <w:numId w:val="1"/>
        </w:numPr>
        <w:pPrChange w:id="57" w:author="Ross Gardler" w:date="2014-11-28T23:01:00Z">
          <w:pPr>
            <w:pStyle w:val="ListParagraph"/>
            <w:numPr>
              <w:ilvl w:val="3"/>
              <w:numId w:val="1"/>
            </w:numPr>
            <w:ind w:left="2880" w:hanging="360"/>
          </w:pPr>
        </w:pPrChange>
      </w:pPr>
      <w:r>
        <w:t>Event Hub “</w:t>
      </w:r>
      <w:proofErr w:type="spellStart"/>
      <w:r>
        <w:t>ehdevices</w:t>
      </w:r>
      <w:proofErr w:type="spellEnd"/>
      <w:r>
        <w:t>”</w:t>
      </w:r>
    </w:p>
    <w:p w14:paraId="0B350316" w14:textId="77777777" w:rsidR="007F075C" w:rsidRDefault="007F075C" w:rsidP="00C93E55">
      <w:pPr>
        <w:pStyle w:val="ListParagraph"/>
        <w:numPr>
          <w:ilvl w:val="4"/>
          <w:numId w:val="1"/>
        </w:numPr>
        <w:rPr>
          <w:ins w:id="58" w:author="Ross Gardler" w:date="2014-11-28T23:01:00Z"/>
        </w:rPr>
        <w:pPrChange w:id="59" w:author="Ross Gardler" w:date="2014-11-28T23:01:00Z">
          <w:pPr>
            <w:pStyle w:val="ListParagraph"/>
            <w:numPr>
              <w:ilvl w:val="3"/>
              <w:numId w:val="1"/>
            </w:numPr>
            <w:ind w:left="2880" w:hanging="360"/>
          </w:pPr>
        </w:pPrChange>
      </w:pPr>
      <w:r>
        <w:t>Policy Name: “</w:t>
      </w:r>
      <w:proofErr w:type="spellStart"/>
      <w:r>
        <w:t>StreamingAnalytics</w:t>
      </w:r>
      <w:proofErr w:type="spellEnd"/>
      <w:r>
        <w:t>”</w:t>
      </w:r>
    </w:p>
    <w:p w14:paraId="38F2CEA4" w14:textId="0294318B" w:rsidR="00C93E55" w:rsidRDefault="00C93E55" w:rsidP="00C93E55">
      <w:pPr>
        <w:pStyle w:val="ListParagraph"/>
        <w:numPr>
          <w:ilvl w:val="3"/>
          <w:numId w:val="1"/>
        </w:numPr>
      </w:pPr>
      <w:ins w:id="60" w:author="Ross Gardler" w:date="2014-11-28T23:01:00Z">
        <w:r>
          <w:t>Complete the form as follows and select the “complete” tick</w:t>
        </w:r>
      </w:ins>
    </w:p>
    <w:p w14:paraId="77A3EAC1" w14:textId="77777777" w:rsidR="00C93E55" w:rsidRDefault="007F075C" w:rsidP="00C93E55">
      <w:pPr>
        <w:pStyle w:val="ListParagraph"/>
        <w:numPr>
          <w:ilvl w:val="4"/>
          <w:numId w:val="1"/>
        </w:numPr>
        <w:rPr>
          <w:ins w:id="61" w:author="Ross Gardler" w:date="2014-11-28T23:02:00Z"/>
        </w:rPr>
        <w:pPrChange w:id="62" w:author="Ross Gardler" w:date="2014-11-28T23:02:00Z">
          <w:pPr>
            <w:pStyle w:val="ListParagraph"/>
            <w:numPr>
              <w:ilvl w:val="3"/>
              <w:numId w:val="1"/>
            </w:numPr>
            <w:ind w:left="2880" w:hanging="360"/>
          </w:pPr>
        </w:pPrChange>
      </w:pPr>
      <w:r>
        <w:t>Serialization</w:t>
      </w:r>
      <w:ins w:id="63" w:author="Ross Gardler" w:date="2014-11-28T23:02:00Z">
        <w:r w:rsidR="00C93E55">
          <w:t xml:space="preserve"> format</w:t>
        </w:r>
      </w:ins>
      <w:r>
        <w:t>: JSON</w:t>
      </w:r>
    </w:p>
    <w:p w14:paraId="3469D8E1" w14:textId="38CE0DD5" w:rsidR="00516F75" w:rsidRDefault="00C93E55" w:rsidP="00C93E55">
      <w:pPr>
        <w:pStyle w:val="ListParagraph"/>
        <w:numPr>
          <w:ilvl w:val="4"/>
          <w:numId w:val="1"/>
        </w:numPr>
        <w:pPrChange w:id="64" w:author="Ross Gardler" w:date="2014-11-28T23:02:00Z">
          <w:pPr>
            <w:pStyle w:val="ListParagraph"/>
            <w:numPr>
              <w:ilvl w:val="3"/>
              <w:numId w:val="1"/>
            </w:numPr>
            <w:ind w:left="2880" w:hanging="360"/>
          </w:pPr>
        </w:pPrChange>
      </w:pPr>
      <w:ins w:id="65" w:author="Ross Gardler" w:date="2014-11-28T23:02:00Z">
        <w:r>
          <w:t xml:space="preserve">Encoding: </w:t>
        </w:r>
      </w:ins>
      <w:del w:id="66" w:author="Ross Gardler" w:date="2014-11-28T23:02:00Z">
        <w:r w:rsidR="007F075C" w:rsidDel="00C93E55">
          <w:delText xml:space="preserve">, </w:delText>
        </w:r>
      </w:del>
      <w:r w:rsidR="007F075C">
        <w:t>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lastRenderedPageBreak/>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53F57CA5" w14:textId="77777777" w:rsidR="00C93E55" w:rsidRDefault="007F075C" w:rsidP="000A0405">
      <w:pPr>
        <w:pStyle w:val="ListParagraph"/>
        <w:numPr>
          <w:ilvl w:val="4"/>
          <w:numId w:val="1"/>
        </w:numPr>
        <w:rPr>
          <w:ins w:id="67" w:author="Ross Gardler" w:date="2014-11-28T23:04:00Z"/>
        </w:rPr>
      </w:pPr>
      <w:r>
        <w:t>Output tab -&gt; Add an Output</w:t>
      </w:r>
    </w:p>
    <w:p w14:paraId="07C78BF8" w14:textId="77777777" w:rsidR="00C93E55" w:rsidRDefault="00C93E55" w:rsidP="000A0405">
      <w:pPr>
        <w:pStyle w:val="ListParagraph"/>
        <w:numPr>
          <w:ilvl w:val="4"/>
          <w:numId w:val="1"/>
        </w:numPr>
        <w:rPr>
          <w:ins w:id="68" w:author="Ross Gardler" w:date="2014-11-28T23:04:00Z"/>
        </w:rPr>
      </w:pPr>
      <w:ins w:id="69" w:author="Ross Gardler" w:date="2014-11-28T23:04:00Z">
        <w:r>
          <w:t>Click the “next” arrow</w:t>
        </w:r>
      </w:ins>
    </w:p>
    <w:p w14:paraId="43FAEF4F" w14:textId="42604FC8" w:rsidR="007F075C" w:rsidRDefault="00C93E55" w:rsidP="00C93E55">
      <w:pPr>
        <w:pStyle w:val="ListParagraph"/>
        <w:ind w:left="2520"/>
        <w:pPrChange w:id="70" w:author="Ross Gardler" w:date="2014-11-28T23:04:00Z">
          <w:pPr>
            <w:pStyle w:val="ListParagraph"/>
            <w:numPr>
              <w:ilvl w:val="4"/>
              <w:numId w:val="1"/>
            </w:numPr>
            <w:ind w:left="3600" w:hanging="360"/>
          </w:pPr>
        </w:pPrChange>
      </w:pPr>
      <w:ins w:id="71" w:author="Ross Gardler" w:date="2014-11-28T23:04:00Z">
        <w:r>
          <w:t xml:space="preserve">Select </w:t>
        </w:r>
      </w:ins>
      <w:del w:id="72" w:author="Ross Gardler" w:date="2014-11-28T23:04:00Z">
        <w:r w:rsidR="007F075C" w:rsidDel="00C93E55">
          <w:delText xml:space="preserve">, </w:delText>
        </w:r>
      </w:del>
      <w:r w:rsidR="007F075C">
        <w:t>Event Hub</w:t>
      </w:r>
      <w:ins w:id="73" w:author="Ross Gardler" w:date="2014-11-28T23:04:00Z">
        <w:r>
          <w:t xml:space="preserve"> and click the “next” arrow</w:t>
        </w:r>
      </w:ins>
      <w:del w:id="74" w:author="Ross Gardler" w:date="2014-11-28T23:04:00Z">
        <w:r w:rsidR="007F075C" w:rsidDel="00C93E55">
          <w:delText>,</w:delText>
        </w:r>
      </w:del>
    </w:p>
    <w:p w14:paraId="03E17E88" w14:textId="15735FD9" w:rsidR="00C93E55" w:rsidRDefault="00C93E55" w:rsidP="00C93E55">
      <w:pPr>
        <w:pStyle w:val="ListParagraph"/>
        <w:numPr>
          <w:ilvl w:val="3"/>
          <w:numId w:val="1"/>
        </w:numPr>
        <w:rPr>
          <w:ins w:id="75" w:author="Ross Gardler" w:date="2014-11-28T23:04:00Z"/>
        </w:rPr>
      </w:pPr>
      <w:ins w:id="76" w:author="Ross Gardler" w:date="2014-11-28T23:04:00Z">
        <w:r>
          <w:t xml:space="preserve">Complete the form as follows and click the </w:t>
        </w:r>
      </w:ins>
      <w:ins w:id="77" w:author="Ross Gardler" w:date="2014-11-28T23:05:00Z">
        <w:r>
          <w:t>“next” arrow</w:t>
        </w:r>
      </w:ins>
    </w:p>
    <w:p w14:paraId="0630CFFE" w14:textId="19A7F3AE" w:rsidR="00C93E55" w:rsidRDefault="00C93E55" w:rsidP="00C93E55">
      <w:pPr>
        <w:pStyle w:val="ListParagraph"/>
        <w:numPr>
          <w:ilvl w:val="4"/>
          <w:numId w:val="1"/>
        </w:numPr>
        <w:rPr>
          <w:ins w:id="78" w:author="Ross Gardler" w:date="2014-11-28T23:05:00Z"/>
        </w:rPr>
        <w:pPrChange w:id="79" w:author="Ross Gardler" w:date="2014-11-28T23:05:00Z">
          <w:pPr>
            <w:pStyle w:val="ListParagraph"/>
            <w:numPr>
              <w:ilvl w:val="3"/>
              <w:numId w:val="1"/>
            </w:numPr>
            <w:ind w:left="2880" w:hanging="360"/>
          </w:pPr>
        </w:pPrChange>
      </w:pPr>
      <w:ins w:id="80" w:author="Ross Gardler" w:date="2014-11-28T23:05:00Z">
        <w:r>
          <w:t xml:space="preserve">Use Event Hub from </w:t>
        </w:r>
        <w:proofErr w:type="spellStart"/>
        <w:r>
          <w:t>urrent</w:t>
        </w:r>
        <w:proofErr w:type="spellEnd"/>
        <w:r>
          <w:t xml:space="preserve"> Subscription</w:t>
        </w:r>
      </w:ins>
    </w:p>
    <w:p w14:paraId="0CBB718F" w14:textId="77777777" w:rsidR="007F075C" w:rsidRDefault="007F075C" w:rsidP="00C93E55">
      <w:pPr>
        <w:pStyle w:val="ListParagraph"/>
        <w:numPr>
          <w:ilvl w:val="4"/>
          <w:numId w:val="1"/>
        </w:numPr>
        <w:pPrChange w:id="81" w:author="Ross Gardler" w:date="2014-11-28T23:05:00Z">
          <w:pPr>
            <w:pStyle w:val="ListParagraph"/>
            <w:numPr>
              <w:ilvl w:val="3"/>
              <w:numId w:val="1"/>
            </w:numPr>
            <w:ind w:left="2880" w:hanging="360"/>
          </w:pPr>
        </w:pPrChange>
      </w:pPr>
      <w:r>
        <w:t xml:space="preserve">Choose the namespace &lt;name&gt;-ns, </w:t>
      </w:r>
    </w:p>
    <w:p w14:paraId="0E0035D9" w14:textId="77777777" w:rsidR="007F075C" w:rsidRDefault="007F075C" w:rsidP="00C93E55">
      <w:pPr>
        <w:pStyle w:val="ListParagraph"/>
        <w:numPr>
          <w:ilvl w:val="4"/>
          <w:numId w:val="1"/>
        </w:numPr>
        <w:pPrChange w:id="82" w:author="Ross Gardler" w:date="2014-11-28T23:05:00Z">
          <w:pPr>
            <w:pStyle w:val="ListParagraph"/>
            <w:numPr>
              <w:ilvl w:val="3"/>
              <w:numId w:val="1"/>
            </w:numPr>
            <w:ind w:left="2880" w:hanging="360"/>
          </w:pPr>
        </w:pPrChange>
      </w:pPr>
      <w:r>
        <w:t>Event Hub “</w:t>
      </w:r>
      <w:proofErr w:type="spellStart"/>
      <w:r>
        <w:t>ehalerts</w:t>
      </w:r>
      <w:proofErr w:type="spellEnd"/>
      <w:r>
        <w:t>”</w:t>
      </w:r>
    </w:p>
    <w:p w14:paraId="391E7078" w14:textId="77777777" w:rsidR="007F075C" w:rsidRDefault="007F075C" w:rsidP="00C93E55">
      <w:pPr>
        <w:pStyle w:val="ListParagraph"/>
        <w:numPr>
          <w:ilvl w:val="4"/>
          <w:numId w:val="1"/>
        </w:numPr>
        <w:rPr>
          <w:ins w:id="83" w:author="Ross Gardler" w:date="2014-11-28T23:06:00Z"/>
        </w:rPr>
        <w:pPrChange w:id="84" w:author="Ross Gardler" w:date="2014-11-28T23:05:00Z">
          <w:pPr>
            <w:pStyle w:val="ListParagraph"/>
            <w:numPr>
              <w:ilvl w:val="3"/>
              <w:numId w:val="1"/>
            </w:numPr>
            <w:ind w:left="2880" w:hanging="360"/>
          </w:pPr>
        </w:pPrChange>
      </w:pPr>
      <w:r>
        <w:t>Policy name “</w:t>
      </w:r>
      <w:proofErr w:type="spellStart"/>
      <w:r>
        <w:t>StreamingAnalytics</w:t>
      </w:r>
      <w:proofErr w:type="spellEnd"/>
      <w:r>
        <w:t>”</w:t>
      </w:r>
    </w:p>
    <w:p w14:paraId="5B3C1AB9" w14:textId="4C867E56" w:rsidR="00C93E55" w:rsidRDefault="00C93E55" w:rsidP="00C93E55">
      <w:pPr>
        <w:pStyle w:val="ListParagraph"/>
        <w:numPr>
          <w:ilvl w:val="3"/>
          <w:numId w:val="1"/>
        </w:numPr>
      </w:pPr>
      <w:ins w:id="85" w:author="Ross Gardler" w:date="2014-11-28T23:06:00Z">
        <w:r>
          <w:t>Complete the form as follows and click the “complete” tick</w:t>
        </w:r>
      </w:ins>
    </w:p>
    <w:p w14:paraId="5D0F2ACD" w14:textId="77777777" w:rsidR="00C93E55" w:rsidRDefault="00C93E55" w:rsidP="00C93E55">
      <w:pPr>
        <w:pStyle w:val="ListParagraph"/>
        <w:numPr>
          <w:ilvl w:val="4"/>
          <w:numId w:val="1"/>
        </w:numPr>
        <w:rPr>
          <w:ins w:id="86" w:author="Ross Gardler" w:date="2014-11-28T23:06:00Z"/>
        </w:rPr>
      </w:pPr>
      <w:ins w:id="87" w:author="Ross Gardler" w:date="2014-11-28T23:06:00Z">
        <w:r>
          <w:t>Serialization format: JSON</w:t>
        </w:r>
      </w:ins>
    </w:p>
    <w:p w14:paraId="29E9EA6B" w14:textId="77777777" w:rsidR="00C93E55" w:rsidRDefault="00C93E55" w:rsidP="00C93E55">
      <w:pPr>
        <w:pStyle w:val="ListParagraph"/>
        <w:numPr>
          <w:ilvl w:val="4"/>
          <w:numId w:val="1"/>
        </w:numPr>
        <w:rPr>
          <w:ins w:id="88" w:author="Ross Gardler" w:date="2014-11-28T23:06:00Z"/>
        </w:rPr>
      </w:pPr>
      <w:ins w:id="89" w:author="Ross Gardler" w:date="2014-11-28T23:06:00Z">
        <w:r>
          <w:t>Encoding: UTF8</w:t>
        </w:r>
      </w:ins>
    </w:p>
    <w:p w14:paraId="5FCD6CA1" w14:textId="14821292" w:rsidR="007F075C" w:rsidDel="00C93E55" w:rsidRDefault="007F075C" w:rsidP="00C93E55">
      <w:pPr>
        <w:pStyle w:val="ListParagraph"/>
        <w:numPr>
          <w:ilvl w:val="4"/>
          <w:numId w:val="1"/>
        </w:numPr>
        <w:rPr>
          <w:del w:id="90" w:author="Ross Gardler" w:date="2014-11-28T23:06:00Z"/>
        </w:rPr>
        <w:pPrChange w:id="91" w:author="Ross Gardler" w:date="2014-11-28T23:05:00Z">
          <w:pPr>
            <w:pStyle w:val="ListParagraph"/>
            <w:numPr>
              <w:ilvl w:val="3"/>
              <w:numId w:val="1"/>
            </w:numPr>
            <w:ind w:left="2880" w:hanging="360"/>
          </w:pPr>
        </w:pPrChange>
      </w:pPr>
      <w:del w:id="92" w:author="Ross Gardler" w:date="2014-11-28T23:06:00Z">
        <w:r w:rsidDel="00C93E55">
          <w:delText>Serialization “JSON”, UTF8</w:delText>
        </w:r>
      </w:del>
    </w:p>
    <w:p w14:paraId="66CD4FCD" w14:textId="77777777" w:rsidR="007F075C" w:rsidRPr="00A66D22" w:rsidRDefault="007F075C" w:rsidP="00516F75">
      <w:pPr>
        <w:pStyle w:val="ListParagraph"/>
        <w:numPr>
          <w:ilvl w:val="2"/>
          <w:numId w:val="1"/>
        </w:numPr>
      </w:pPr>
      <w:r w:rsidRPr="00A66D22">
        <w:t>Start the Job</w:t>
      </w:r>
    </w:p>
    <w:p w14:paraId="6D7B5A37" w14:textId="6CFFDC8F" w:rsidR="007F075C" w:rsidRPr="00A66D22" w:rsidRDefault="007F075C" w:rsidP="00516F75">
      <w:pPr>
        <w:pStyle w:val="ListParagraph"/>
        <w:numPr>
          <w:ilvl w:val="3"/>
          <w:numId w:val="1"/>
        </w:numPr>
      </w:pPr>
      <w:r w:rsidRPr="00A66D22">
        <w:t>Dashboard, Start</w:t>
      </w:r>
      <w:ins w:id="93" w:author="Ross Gardler" w:date="2014-11-28T23:07:00Z">
        <w:r w:rsidR="00C93E55">
          <w:t xml:space="preserve"> (using the “Job Start Time” option)</w:t>
        </w:r>
      </w:ins>
    </w:p>
    <w:p w14:paraId="3040DBA7" w14:textId="61BEDEC3" w:rsidR="007F075C" w:rsidRDefault="007F075C" w:rsidP="00516F75">
      <w:pPr>
        <w:pStyle w:val="ListParagraph"/>
        <w:numPr>
          <w:ilvl w:val="1"/>
          <w:numId w:val="1"/>
        </w:numPr>
      </w:pPr>
      <w:r>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20DB23C" w:rsidR="004A47F2" w:rsidRDefault="004A47F2" w:rsidP="000A0405">
      <w:pPr>
        <w:pStyle w:val="ListParagraph"/>
        <w:numPr>
          <w:ilvl w:val="2"/>
          <w:numId w:val="1"/>
        </w:numPr>
      </w:pPr>
      <w:r>
        <w:t>Region: &lt;pick same region as you used for Stream Analytics&gt;</w:t>
      </w:r>
      <w:ins w:id="94" w:author="Ross Gardler" w:date="2014-11-28T23:18:00Z">
        <w:r w:rsidR="00661442">
          <w:t xml:space="preserve"> (if you followed these instructions this is Central US)</w:t>
        </w:r>
      </w:ins>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rPr>
          <w:ins w:id="95" w:author="Ross Gardler" w:date="2014-11-28T23:22:00Z"/>
        </w:rPr>
      </w:pPr>
      <w:r>
        <w:t xml:space="preserve">Browse to </w:t>
      </w:r>
      <w:hyperlink r:id="rId23" w:history="1">
        <w:r w:rsidR="001D3C2B" w:rsidRPr="00C52B92">
          <w:rPr>
            <w:rStyle w:val="Hyperlink"/>
          </w:rPr>
          <w:t>https://manage.windowsazure.com</w:t>
        </w:r>
      </w:hyperlink>
      <w:r>
        <w:t xml:space="preserve"> and select your Azure Web Site.</w:t>
      </w:r>
    </w:p>
    <w:p w14:paraId="727B9BB5" w14:textId="756351F6" w:rsidR="00661442" w:rsidRDefault="00661442" w:rsidP="00661442">
      <w:pPr>
        <w:pStyle w:val="ListParagraph"/>
        <w:numPr>
          <w:ilvl w:val="3"/>
          <w:numId w:val="1"/>
        </w:numPr>
        <w:pPrChange w:id="96" w:author="Ross Gardler" w:date="2014-11-28T23:22:00Z">
          <w:pPr>
            <w:pStyle w:val="ListParagraph"/>
            <w:numPr>
              <w:ilvl w:val="2"/>
              <w:numId w:val="1"/>
            </w:numPr>
            <w:ind w:left="2160" w:hanging="180"/>
          </w:pPr>
        </w:pPrChange>
      </w:pPr>
      <w:ins w:id="97" w:author="Ross Gardler" w:date="2014-11-28T23:22:00Z">
        <w:r>
          <w:lastRenderedPageBreak/>
          <w:t>You may need to refresh the browser to make your new site appear</w:t>
        </w:r>
      </w:ins>
    </w:p>
    <w:p w14:paraId="6D8A873A" w14:textId="558B77FF" w:rsidR="008F5811" w:rsidRDefault="000760E3" w:rsidP="008F5811">
      <w:pPr>
        <w:pStyle w:val="ListParagraph"/>
        <w:numPr>
          <w:ilvl w:val="2"/>
          <w:numId w:val="1"/>
        </w:numPr>
        <w:rPr>
          <w:ins w:id="98" w:author="Ross Gardler" w:date="2014-11-28T23:23:00Z"/>
        </w:r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7E4C40C0" w14:textId="4E5D05A7" w:rsidR="00661442" w:rsidRDefault="00661442" w:rsidP="008F5811">
      <w:pPr>
        <w:pStyle w:val="ListParagraph"/>
        <w:numPr>
          <w:ilvl w:val="2"/>
          <w:numId w:val="1"/>
        </w:numPr>
      </w:pPr>
      <w:ins w:id="99" w:author="Ross Gardler" w:date="2014-11-28T23:23:00Z">
        <w:r>
          <w:t>Save the settings</w:t>
        </w:r>
      </w:ins>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61AEB3E7" w14:textId="7DE52B4A" w:rsidR="00661442" w:rsidRDefault="00767383" w:rsidP="00661442">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w:t>
      </w:r>
      <w:proofErr w:type="gramStart"/>
      <w:r w:rsidR="00EA5539">
        <w:t>didn’t</w:t>
      </w:r>
      <w:proofErr w:type="gramEnd"/>
      <w:r w:rsidR="00EA5539">
        <w:t xml:space="preserve">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w:t>
      </w:r>
      <w:proofErr w:type="spellStart"/>
      <w:del w:id="100" w:author="Ross Gardler" w:date="2014-11-28T23:38:00Z">
        <w:r w:rsidRPr="009766D2" w:rsidDel="0071574A">
          <w:rPr>
            <w:rFonts w:ascii="Courier New" w:hAnsi="Courier New" w:cs="Courier New"/>
            <w:sz w:val="16"/>
            <w:szCs w:val="16"/>
          </w:rPr>
          <w:delText xml:space="preserve"> </w:delText>
        </w:r>
      </w:del>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bookmarkStart w:id="101" w:name="_GoBack"/>
      <w:bookmarkEnd w:id="101"/>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proofErr w:type="spellStart"/>
      <w:r w:rsidRPr="001D3C2B">
        <w:rPr>
          <w:rFonts w:ascii="Consolas" w:hAnsi="Consolas" w:cs="Consolas"/>
          <w:color w:val="000000"/>
          <w:sz w:val="19"/>
          <w:szCs w:val="19"/>
          <w:highlight w:val="white"/>
        </w:rPr>
        <w:t>Sudo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9"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lastRenderedPageBreak/>
        <w:t>If necessary, i</w:t>
      </w:r>
      <w:r w:rsidR="00DD564D">
        <w:t xml:space="preserve">nstall the Windows device drivers for the Arduino on your computer, following the instructions </w:t>
      </w:r>
      <w:hyperlink r:id="rId30"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lastRenderedPageBreak/>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lastRenderedPageBreak/>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4"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5"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ss Gardler" w:date="2014-11-28T17:48:00Z" w:initials="RG">
    <w:p w14:paraId="5AC744B8" w14:textId="1849D4CA" w:rsidR="0099042A" w:rsidRDefault="0099042A">
      <w:pPr>
        <w:pStyle w:val="CommentText"/>
      </w:pPr>
      <w:r>
        <w:rPr>
          <w:rStyle w:val="CommentReference"/>
        </w:rPr>
        <w:annotationRef/>
      </w:r>
      <w:r>
        <w:t xml:space="preserve">The instructions below do not work. It appears that VS is not picking up the library from </w:t>
      </w:r>
      <w:proofErr w:type="spellStart"/>
      <w:r>
        <w:t>NuGet</w:t>
      </w:r>
      <w:proofErr w:type="spellEnd"/>
      <w:r>
        <w:t xml:space="preserve">, instead it seems to be hard coded to the local path. The only way I could get it to work was to hard code to the path on my machine: </w:t>
      </w:r>
      <w:r w:rsidRPr="00030B04">
        <w:t>https://github.com/rgardler/connectthedots/commit/679228c5445a6ecda144d6ac7d94ba598930c345</w:t>
      </w:r>
    </w:p>
  </w:comment>
  <w:comment w:id="22" w:author="Ross Gardler" w:date="2014-11-28T22:11:00Z" w:initials="RG">
    <w:p w14:paraId="6A0DD5F1" w14:textId="2C403BDA" w:rsidR="0099042A" w:rsidRDefault="0099042A">
      <w:pPr>
        <w:pStyle w:val="CommentText"/>
      </w:pPr>
      <w:r>
        <w:rPr>
          <w:rStyle w:val="CommentReference"/>
        </w:rPr>
        <w:annotationRef/>
      </w:r>
      <w:r>
        <w:t>This is not a good idea since a “Clean Build” in VS will delete the contents of this directory, including the publish settings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744B8" w15:done="0"/>
  <w15:commentEx w15:paraId="6A0DD5F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w15:presenceInfo w15:providerId="Windows Live" w15:userId="d66b9407fb17d322"/>
  </w15:person>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30B04"/>
    <w:rsid w:val="0006076C"/>
    <w:rsid w:val="000760E3"/>
    <w:rsid w:val="000A0405"/>
    <w:rsid w:val="000D6F04"/>
    <w:rsid w:val="00140579"/>
    <w:rsid w:val="00153464"/>
    <w:rsid w:val="001570A6"/>
    <w:rsid w:val="00167BF7"/>
    <w:rsid w:val="001B2248"/>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46B2F"/>
    <w:rsid w:val="0047281F"/>
    <w:rsid w:val="00475F95"/>
    <w:rsid w:val="00484F40"/>
    <w:rsid w:val="004933FE"/>
    <w:rsid w:val="004A47F2"/>
    <w:rsid w:val="004B01D3"/>
    <w:rsid w:val="004B270C"/>
    <w:rsid w:val="004C0595"/>
    <w:rsid w:val="004E1B39"/>
    <w:rsid w:val="00504BDA"/>
    <w:rsid w:val="00516F75"/>
    <w:rsid w:val="005714B3"/>
    <w:rsid w:val="005B320D"/>
    <w:rsid w:val="005C4850"/>
    <w:rsid w:val="006311EC"/>
    <w:rsid w:val="00661442"/>
    <w:rsid w:val="00677980"/>
    <w:rsid w:val="00696E38"/>
    <w:rsid w:val="00697ACF"/>
    <w:rsid w:val="006B0DBD"/>
    <w:rsid w:val="006B1C18"/>
    <w:rsid w:val="006B2B7B"/>
    <w:rsid w:val="006B3F01"/>
    <w:rsid w:val="006D1AD1"/>
    <w:rsid w:val="006D3511"/>
    <w:rsid w:val="006F0C49"/>
    <w:rsid w:val="0070099B"/>
    <w:rsid w:val="007071E1"/>
    <w:rsid w:val="0071574A"/>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042A"/>
    <w:rsid w:val="00992F40"/>
    <w:rsid w:val="0099729F"/>
    <w:rsid w:val="00A3198B"/>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754C1"/>
    <w:rsid w:val="00C860E6"/>
    <w:rsid w:val="00C93E55"/>
    <w:rsid w:val="00CB6018"/>
    <w:rsid w:val="00CC345E"/>
    <w:rsid w:val="00CF302B"/>
    <w:rsid w:val="00D01F60"/>
    <w:rsid w:val="00D15A5E"/>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microsoft.com/office/2011/relationships/commentsExtended" Target="commentsExtended.xm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comments" Target="comments.xm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s://account.windowsazure.com/PreviewFeatures"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s://code.msdn.microsoft.com/windowsazure/Service-Bus-Explorer-f2abca5a"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windows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amqpnetlite.codeplex.com"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www.microhowto.info/howto/convert_the_line_endings_in_a_text_file_from_unix_to_dos_format.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2.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ACD84E-F269-4DDA-87E3-68864BF9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20</Pages>
  <Words>6014</Words>
  <Characters>34286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cp:lastModifiedBy>
  <cp:revision>12</cp:revision>
  <dcterms:created xsi:type="dcterms:W3CDTF">2014-11-27T07:31:00Z</dcterms:created>
  <dcterms:modified xsi:type="dcterms:W3CDTF">2014-11-29T07:38:00Z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