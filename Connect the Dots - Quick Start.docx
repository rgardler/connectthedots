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r w:rsidR="00D15A5E">
        <w:fldChar w:fldCharType="begin"/>
      </w:r>
      <w:r w:rsidR="00D15A5E">
        <w:instrText xml:space="preserve"> SEQ Figure \* ARABIC </w:instrText>
      </w:r>
      <w:r w:rsidR="00D15A5E">
        <w:fldChar w:fldCharType="separate"/>
      </w:r>
      <w:r>
        <w:rPr>
          <w:noProof/>
        </w:rPr>
        <w:t>1</w:t>
      </w:r>
      <w:r w:rsidR="00D15A5E">
        <w:rPr>
          <w:noProof/>
        </w:rPr>
        <w:fldChar w:fldCharType="end"/>
      </w:r>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D15A5E"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D15A5E"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D15A5E"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commentRangeStart w:id="0"/>
      <w:r>
        <w:t xml:space="preserve">If </w:t>
      </w:r>
      <w:r w:rsidR="00827D05">
        <w:t xml:space="preserve">you get build errors showing </w:t>
      </w:r>
      <w:proofErr w:type="gramStart"/>
      <w:r w:rsidR="00827D05">
        <w:t>that</w:t>
      </w:r>
      <w:proofErr w:type="gramEnd"/>
      <w:r w:rsidR="00827D05">
        <w:t xml:space="preserve">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commentRangeEnd w:id="0"/>
      <w:r w:rsidR="00C754C1">
        <w:rPr>
          <w:rStyle w:val="CommentReference"/>
        </w:rPr>
        <w:commentReference w:id="0"/>
      </w:r>
    </w:p>
    <w:p w14:paraId="27618E72" w14:textId="218341AD" w:rsidR="007503F4" w:rsidRPr="00153464" w:rsidRDefault="007503F4" w:rsidP="000A0405">
      <w:pPr>
        <w:pStyle w:val="ListParagraph"/>
        <w:numPr>
          <w:ilvl w:val="2"/>
          <w:numId w:val="1"/>
        </w:numPr>
        <w:ind w:left="1800"/>
        <w:rPr>
          <w:ins w:id="1" w:author="Ross Gardler" w:date="2014-11-27T15:25:00Z"/>
          <w:rStyle w:val="Hyperlink"/>
          <w:color w:val="auto"/>
          <w:u w:val="none"/>
          <w:rPrChange w:id="2" w:author="Ross Gardler" w:date="2014-11-27T15:25:00Z">
            <w:rPr>
              <w:ins w:id="3" w:author="Ross Gardler" w:date="2014-11-27T15:25:00Z"/>
              <w:rStyle w:val="Hyperlink"/>
            </w:rPr>
          </w:rPrChange>
        </w:rPr>
      </w:pPr>
      <w:r>
        <w:t xml:space="preserve">Download or clone from </w:t>
      </w:r>
      <w:hyperlink r:id="rId19" w:history="1">
        <w:r w:rsidRPr="00EF4AD3">
          <w:rPr>
            <w:rStyle w:val="Hyperlink"/>
          </w:rPr>
          <w:t>http://amqpnetlite.codeplex.com</w:t>
        </w:r>
      </w:hyperlink>
    </w:p>
    <w:p w14:paraId="0FF54C56" w14:textId="0A6EEAE4" w:rsidR="00153464" w:rsidRPr="00B1364D" w:rsidRDefault="00153464" w:rsidP="000A0405">
      <w:pPr>
        <w:pStyle w:val="ListParagraph"/>
        <w:numPr>
          <w:ilvl w:val="2"/>
          <w:numId w:val="1"/>
        </w:numPr>
        <w:ind w:left="1800"/>
        <w:rPr>
          <w:rStyle w:val="Hyperlink"/>
          <w:color w:val="auto"/>
          <w:u w:val="none"/>
        </w:rPr>
      </w:pPr>
      <w:ins w:id="4" w:author="Ross Gardler" w:date="2014-11-27T15:25:00Z">
        <w:r>
          <w:rPr>
            <w:rStyle w:val="Hyperlink"/>
          </w:rPr>
          <w:t xml:space="preserve">Open the project in VS. </w:t>
        </w:r>
      </w:ins>
      <w:ins w:id="5" w:author="Ross Gardler" w:date="2014-11-27T15:27:00Z">
        <w:r>
          <w:rPr>
            <w:rStyle w:val="Hyperlink"/>
          </w:rPr>
          <w:t xml:space="preserve">You </w:t>
        </w:r>
        <w:proofErr w:type="gramStart"/>
        <w:r>
          <w:rPr>
            <w:rStyle w:val="Hyperlink"/>
          </w:rPr>
          <w:t>will likely be told</w:t>
        </w:r>
        <w:proofErr w:type="gramEnd"/>
        <w:r>
          <w:rPr>
            <w:rStyle w:val="Hyperlink"/>
          </w:rPr>
          <w:t xml:space="preserve"> that a number of items cannot be built. </w:t>
        </w:r>
        <w:proofErr w:type="gramStart"/>
        <w:r>
          <w:rPr>
            <w:rStyle w:val="Hyperlink"/>
          </w:rPr>
          <w:t>It’s</w:t>
        </w:r>
        <w:proofErr w:type="gramEnd"/>
        <w:r>
          <w:rPr>
            <w:rStyle w:val="Hyperlink"/>
          </w:rPr>
          <w:t xml:space="preserve"> safe to ignore this for now.</w:t>
        </w:r>
      </w:ins>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pPr>
        <w:pStyle w:val="ListParagraph"/>
        <w:numPr>
          <w:ilvl w:val="3"/>
          <w:numId w:val="1"/>
        </w:numPr>
        <w:pPrChange w:id="6" w:author="Ross Gardler (MS OPEN TECH)" w:date="2014-11-26T23:32:00Z">
          <w:pPr>
            <w:pStyle w:val="ListParagraph"/>
            <w:numPr>
              <w:ilvl w:val="2"/>
              <w:numId w:val="1"/>
            </w:numPr>
            <w:ind w:left="2160" w:hanging="180"/>
          </w:pPr>
        </w:pPrChange>
      </w:pPr>
      <w:del w:id="7" w:author="Ross Gardler (MS OPEN TECH)" w:date="2014-11-26T23:32:00Z">
        <w:r w:rsidRPr="00B1364D" w:rsidDel="0070099B">
          <w:delText>Build the project in visual studio</w:delText>
        </w:r>
      </w:del>
    </w:p>
    <w:p w14:paraId="2E49891D" w14:textId="0651ECC7" w:rsidR="001B2248" w:rsidRDefault="001B2248" w:rsidP="000A0405">
      <w:pPr>
        <w:pStyle w:val="ListParagraph"/>
        <w:numPr>
          <w:ilvl w:val="2"/>
          <w:numId w:val="1"/>
        </w:numPr>
        <w:ind w:left="1800"/>
        <w:rPr>
          <w:ins w:id="8" w:author="Ross Gardler" w:date="2014-11-27T15:21:00Z"/>
        </w:rPr>
      </w:pPr>
      <w:ins w:id="9" w:author="Ross Gardler" w:date="2014-11-27T15:21:00Z">
        <w:r>
          <w:t xml:space="preserve">Build the </w:t>
        </w:r>
      </w:ins>
      <w:ins w:id="10" w:author="Ross Gardler" w:date="2014-11-27T15:22:00Z">
        <w:r>
          <w:t xml:space="preserve">AMPQ.NET </w:t>
        </w:r>
      </w:ins>
      <w:ins w:id="11" w:author="Ross Gardler" w:date="2014-11-27T15:21:00Z">
        <w:r>
          <w:t>project in Visual Studio</w:t>
        </w:r>
      </w:ins>
      <w:ins w:id="12" w:author="Ross Gardler" w:date="2014-11-27T15:24:00Z">
        <w:r w:rsidR="00153464">
          <w:t xml:space="preserve">. </w:t>
        </w:r>
      </w:ins>
    </w:p>
    <w:p w14:paraId="776B24EB" w14:textId="78042151" w:rsidR="00696E38" w:rsidRDefault="00696E38" w:rsidP="000A0405">
      <w:pPr>
        <w:pStyle w:val="ListParagraph"/>
        <w:numPr>
          <w:ilvl w:val="2"/>
          <w:numId w:val="1"/>
        </w:numPr>
        <w:ind w:left="1800"/>
      </w:pPr>
      <w:r>
        <w:t xml:space="preserve">Open a Developer Command Prompt for VS2013, and run </w:t>
      </w:r>
      <w:ins w:id="13" w:author="Ross Gardler" w:date="2014-11-27T15:28:00Z">
        <w:r w:rsidR="00153464">
          <w:t>‘</w:t>
        </w:r>
      </w:ins>
      <w:r>
        <w:t>build.cmd</w:t>
      </w:r>
      <w:ins w:id="14" w:author="Ross Gardler" w:date="2014-11-27T15:28:00Z">
        <w:r w:rsidR="00153464">
          <w:t>’</w:t>
        </w:r>
      </w:ins>
      <w:r w:rsidR="00827D05">
        <w:t xml:space="preserve"> from the directory in which you saved </w:t>
      </w:r>
      <w:proofErr w:type="spellStart"/>
      <w:r w:rsidR="00827D05">
        <w:t>AMQPLite</w:t>
      </w:r>
      <w:proofErr w:type="spellEnd"/>
      <w:r>
        <w:t xml:space="preserve">. You should now see </w:t>
      </w:r>
      <w:r w:rsidRPr="00696E38">
        <w:t>AMQPNetLite.0.1.0-</w:t>
      </w:r>
      <w:ins w:id="15" w:author="Ross Gardler" w:date="2014-11-27T15:29:00Z">
        <w:r w:rsidR="00153464">
          <w:t>beta</w:t>
        </w:r>
      </w:ins>
      <w:del w:id="16" w:author="Ross Gardler" w:date="2014-11-27T15:29:00Z">
        <w:r w:rsidRPr="00696E38" w:rsidDel="00153464">
          <w:delText>a</w:delText>
        </w:r>
      </w:del>
      <w:del w:id="17" w:author="Ross Gardler" w:date="2014-11-27T15:28:00Z">
        <w:r w:rsidRPr="00696E38" w:rsidDel="00153464">
          <w:delText>lpha</w:delText>
        </w:r>
      </w:del>
      <w:r w:rsidRPr="00696E38">
        <w:t>.nupkg</w:t>
      </w:r>
      <w:r>
        <w:t xml:space="preserve"> in the build/packages folder.</w:t>
      </w:r>
    </w:p>
    <w:p w14:paraId="3B07E1D3" w14:textId="4D9C768D" w:rsidR="007503F4" w:rsidRDefault="00827D05" w:rsidP="00153464">
      <w:pPr>
        <w:pStyle w:val="ListParagraph"/>
        <w:numPr>
          <w:ilvl w:val="2"/>
          <w:numId w:val="1"/>
        </w:numPr>
        <w:ind w:left="1800"/>
      </w:pPr>
      <w:r>
        <w:t>Back in Visual Studio</w:t>
      </w:r>
      <w:ins w:id="18" w:author="Ross Gardler" w:date="2014-11-27T15:29:00Z">
        <w:r w:rsidR="00153464">
          <w:t xml:space="preserve">. Reopen the connect the dots solution and </w:t>
        </w:r>
      </w:ins>
      <w:del w:id="19" w:author="Ross Gardler" w:date="2014-11-27T15:29:00Z">
        <w:r w:rsidDel="00153464">
          <w:delText xml:space="preserve">, </w:delText>
        </w:r>
      </w:del>
      <w:r>
        <w:t>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lastRenderedPageBreak/>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58F83CE5" w:rsidR="007F075C" w:rsidRDefault="008F5811" w:rsidP="00D15A5E">
      <w:pPr>
        <w:pStyle w:val="ListParagraph"/>
        <w:numPr>
          <w:ilvl w:val="2"/>
          <w:numId w:val="1"/>
        </w:numPr>
      </w:pPr>
      <w:r>
        <w:t xml:space="preserve">Go to </w:t>
      </w:r>
      <w:ins w:id="20" w:author="Ross Gardler" w:date="2014-11-28T22:10:00Z">
        <w:r w:rsidR="00D15A5E" w:rsidRPr="00D15A5E">
          <w:t>http://go.microsoft.com/fwlink/?LinkId=254432</w:t>
        </w:r>
      </w:ins>
      <w:bookmarkStart w:id="21" w:name="_GoBack"/>
      <w:bookmarkEnd w:id="21"/>
      <w:del w:id="22" w:author="Ross Gardler" w:date="2014-11-28T22:10:00Z">
        <w:r w:rsidR="00D15A5E" w:rsidDel="00D15A5E">
          <w:fldChar w:fldCharType="begin"/>
        </w:r>
        <w:r w:rsidR="00D15A5E" w:rsidDel="00D15A5E">
          <w:delInstrText xml:space="preserve"> HYPERLINK "https://manage.windowsazure.com/publishsettings/index?client=powershell" </w:delInstrText>
        </w:r>
        <w:r w:rsidR="00D15A5E" w:rsidDel="00D15A5E">
          <w:fldChar w:fldCharType="separate"/>
        </w:r>
        <w:r w:rsidR="007F075C" w:rsidRPr="00E74A00" w:rsidDel="00D15A5E">
          <w:rPr>
            <w:rStyle w:val="Hyperlink"/>
          </w:rPr>
          <w:delText>https://manage.windowsazure.com/publishsettings/index?client=powershell</w:delText>
        </w:r>
        <w:r w:rsidR="00D15A5E" w:rsidDel="00D15A5E">
          <w:rPr>
            <w:rStyle w:val="Hyperlink"/>
          </w:rPr>
          <w:fldChar w:fldCharType="end"/>
        </w:r>
      </w:del>
      <w:r w:rsidR="007F075C">
        <w:t>) 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w:t>
      </w:r>
      <w:proofErr w:type="gramStart"/>
      <w:r w:rsidR="00EC494B">
        <w:t>is found</w:t>
      </w:r>
      <w:proofErr w:type="gramEnd"/>
      <w:r w:rsidR="00EC494B">
        <w:t xml:space="preserve"> (Either Azure\</w:t>
      </w:r>
      <w:proofErr w:type="spellStart"/>
      <w:r w:rsidR="00EC494B">
        <w:t>ConnectTheDotsCloudDeploy</w:t>
      </w:r>
      <w:proofErr w:type="spellEnd"/>
      <w:r w:rsidR="00EC494B">
        <w:t>\bin\Release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w:t>
      </w:r>
      <w:proofErr w:type="spellStart"/>
      <w:r w:rsidR="00EC494B" w:rsidRPr="00F5284B">
        <w:t>publishsettingsfile</w:t>
      </w:r>
      <w:proofErr w:type="spellEnd"/>
      <w:r w:rsidR="00EC494B" w:rsidRPr="00F5284B">
        <w:t xml:space="preserve"> filename has spaces in it, you will get an error saying the file cannot be found. Surround just the </w:t>
      </w:r>
      <w:proofErr w:type="spellStart"/>
      <w:r w:rsidR="00EC494B" w:rsidRPr="00F5284B">
        <w:t>publishsettingsfile</w:t>
      </w:r>
      <w:proofErr w:type="spellEnd"/>
      <w:r w:rsidR="00EC494B" w:rsidRPr="00F5284B">
        <w:t xml:space="preserv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20"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1"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w:t>
      </w:r>
      <w:proofErr w:type="spellStart"/>
      <w:r>
        <w:t>DevicesInput</w:t>
      </w:r>
      <w:proofErr w:type="spellEnd"/>
      <w:r>
        <w: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516F75">
      <w:pPr>
        <w:pStyle w:val="ListParagraph"/>
        <w:numPr>
          <w:ilvl w:val="3"/>
          <w:numId w:val="1"/>
        </w:numPr>
      </w:pPr>
      <w:r>
        <w:t>Event Hub “</w:t>
      </w:r>
      <w:proofErr w:type="spellStart"/>
      <w:r>
        <w:t>ehdevices</w:t>
      </w:r>
      <w:proofErr w:type="spellEnd"/>
      <w:r>
        <w:t>”</w:t>
      </w:r>
    </w:p>
    <w:p w14:paraId="0B350316" w14:textId="77777777" w:rsidR="007F075C" w:rsidRDefault="007F075C" w:rsidP="00516F75">
      <w:pPr>
        <w:pStyle w:val="ListParagraph"/>
        <w:numPr>
          <w:ilvl w:val="3"/>
          <w:numId w:val="1"/>
        </w:numPr>
      </w:pPr>
      <w:r>
        <w:t>Policy Name: “</w:t>
      </w:r>
      <w:proofErr w:type="spellStart"/>
      <w:r>
        <w:t>StreamingAnalytics</w:t>
      </w:r>
      <w:proofErr w:type="spellEnd"/>
      <w:r>
        <w:t>”</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lastRenderedPageBreak/>
        <w:t>Event Hub “</w:t>
      </w:r>
      <w:proofErr w:type="spellStart"/>
      <w:r>
        <w:t>ehalerts</w:t>
      </w:r>
      <w:proofErr w:type="spellEnd"/>
      <w:r>
        <w:t>”</w:t>
      </w:r>
    </w:p>
    <w:p w14:paraId="391E7078" w14:textId="77777777" w:rsidR="007F075C" w:rsidRDefault="007F075C" w:rsidP="00516F75">
      <w:pPr>
        <w:pStyle w:val="ListParagraph"/>
        <w:numPr>
          <w:ilvl w:val="3"/>
          <w:numId w:val="1"/>
        </w:numPr>
      </w:pPr>
      <w:r>
        <w:t>Policy name “</w:t>
      </w:r>
      <w:proofErr w:type="spellStart"/>
      <w:r>
        <w:t>StreamingAnalytics</w:t>
      </w:r>
      <w:proofErr w:type="spellEnd"/>
      <w:r>
        <w:t>”</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3"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pPr>
      <w:r>
        <w:t xml:space="preserve">Browse to </w:t>
      </w:r>
      <w:hyperlink r:id="rId24"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didn’t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5"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6"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7"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8"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9"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proofErr w:type="spellStart"/>
      <w:r w:rsidRPr="001D3C2B">
        <w:rPr>
          <w:rFonts w:ascii="Consolas" w:hAnsi="Consolas" w:cs="Consolas"/>
          <w:color w:val="000000"/>
          <w:sz w:val="19"/>
          <w:szCs w:val="19"/>
          <w:highlight w:val="white"/>
        </w:rPr>
        <w:t>Sudo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30"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1"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2" w:history="1">
        <w:r w:rsidRPr="0097232D">
          <w:rPr>
            <w:rStyle w:val="Hyperlink"/>
          </w:rPr>
          <w:t>here</w:t>
        </w:r>
      </w:hyperlink>
      <w:r>
        <w:t xml:space="preserve"> (as per the instruction in the </w:t>
      </w:r>
      <w:hyperlink r:id="rId33"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6"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8"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9"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40"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1"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2"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3" w:history="1">
        <w:r w:rsidRPr="00E741F2">
          <w:rPr>
            <w:rStyle w:val="Hyperlink"/>
          </w:rPr>
          <w:t>Event Hub Processor Host</w:t>
        </w:r>
      </w:hyperlink>
      <w:r>
        <w:t xml:space="preserve"> (see </w:t>
      </w:r>
      <w:hyperlink r:id="rId44"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5"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6"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ss Gardler" w:date="2014-11-28T17:48:00Z" w:initials="RG">
    <w:p w14:paraId="5AC744B8" w14:textId="1849D4CA" w:rsidR="00C754C1" w:rsidRDefault="00C754C1">
      <w:pPr>
        <w:pStyle w:val="CommentText"/>
      </w:pPr>
      <w:r>
        <w:rPr>
          <w:rStyle w:val="CommentReference"/>
        </w:rPr>
        <w:annotationRef/>
      </w:r>
      <w:r>
        <w:t xml:space="preserve">The instructions below do not work. It appears that VS is not picking up the library from </w:t>
      </w:r>
      <w:proofErr w:type="spellStart"/>
      <w:r>
        <w:t>NuGet</w:t>
      </w:r>
      <w:proofErr w:type="spellEnd"/>
      <w:r>
        <w:t>, instead it seems to be hard coded to the local path.</w:t>
      </w:r>
      <w:r w:rsidR="00030B04">
        <w:t xml:space="preserve"> The only way I could get it to work was to hard code to the path on my machine: </w:t>
      </w:r>
      <w:r w:rsidR="00030B04" w:rsidRPr="00030B04">
        <w:t>https://github.com/rgardler/connectthedots/commit/679228c5445a6ecda144d6ac7d94ba598930c345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744B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w15:presenceInfo w15:providerId="Windows Live" w15:userId="d66b9407fb17d322"/>
  </w15:person>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30B04"/>
    <w:rsid w:val="0006076C"/>
    <w:rsid w:val="000760E3"/>
    <w:rsid w:val="000A0405"/>
    <w:rsid w:val="000D6F04"/>
    <w:rsid w:val="00153464"/>
    <w:rsid w:val="001570A6"/>
    <w:rsid w:val="00167BF7"/>
    <w:rsid w:val="001B2248"/>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5C4850"/>
    <w:rsid w:val="006311EC"/>
    <w:rsid w:val="00677980"/>
    <w:rsid w:val="00696E38"/>
    <w:rsid w:val="00697ACF"/>
    <w:rsid w:val="006B0DBD"/>
    <w:rsid w:val="006B1C18"/>
    <w:rsid w:val="006B2B7B"/>
    <w:rsid w:val="006B3F01"/>
    <w:rsid w:val="006D1AD1"/>
    <w:rsid w:val="006D3511"/>
    <w:rsid w:val="006F0C49"/>
    <w:rsid w:val="0070099B"/>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754C1"/>
    <w:rsid w:val="00C860E6"/>
    <w:rsid w:val="00CB6018"/>
    <w:rsid w:val="00CC345E"/>
    <w:rsid w:val="00CF302B"/>
    <w:rsid w:val="00D01F60"/>
    <w:rsid w:val="00D15A5E"/>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aspberrypi.org/products/model-b-plus/" TargetMode="External"/><Relationship Id="rId18" Type="http://schemas.microsoft.com/office/2011/relationships/commentsExtended" Target="commentsExtended.xml"/><Relationship Id="rId26" Type="http://schemas.openxmlformats.org/officeDocument/2006/relationships/hyperlink" Target="http://www.raspberrypi.org/help/noobs-setup/"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hyperlink" Target="http://azure.com/" TargetMode="External"/><Relationship Id="rId34" Type="http://schemas.openxmlformats.org/officeDocument/2006/relationships/image" Target="media/image3.png"/><Relationship Id="rId42" Type="http://schemas.openxmlformats.org/officeDocument/2006/relationships/hyperlink" Target="http://msdn.microsoft.com/en-us/library/dn834998.aspx"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comments" Target="comments.xml"/><Relationship Id="rId25" Type="http://schemas.openxmlformats.org/officeDocument/2006/relationships/hyperlink" Target="http://www.raspberrypi.org/downloads/" TargetMode="External"/><Relationship Id="rId33" Type="http://schemas.openxmlformats.org/officeDocument/2006/relationships/hyperlink" Target="https://learn.sparkfun.com/tutorials/weather-shield-hookup-guide" TargetMode="External"/><Relationship Id="rId38" Type="http://schemas.openxmlformats.org/officeDocument/2006/relationships/hyperlink" Target="https://learn.sparkfun.com/tutorials/weather-shield-hookup-guide" TargetMode="External"/><Relationship Id="rId46" Type="http://schemas.openxmlformats.org/officeDocument/2006/relationships/hyperlink" Target="https://code.msdn.microsoft.com/windowsazure/Service-Bus-Explorer-f2abca5a" TargetMode="Externa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s://account.windowsazure.com/PreviewFeatures" TargetMode="External"/><Relationship Id="rId29" Type="http://schemas.openxmlformats.org/officeDocument/2006/relationships/hyperlink" Target="http://www.chiark.greenend.org.uk/~sgtatham/putty/download.html" TargetMode="External"/><Relationship Id="rId41" Type="http://schemas.openxmlformats.org/officeDocument/2006/relationships/hyperlink" Target="http://azure.microsoft.com/en-us/documentation/articles/stream-analytics-limitatio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s://manage.windowsazure.com/" TargetMode="External"/><Relationship Id="rId32" Type="http://schemas.openxmlformats.org/officeDocument/2006/relationships/hyperlink" Target="https://dlnmh9ip6v2uc.cloudfront.net/assets/b/5/9/7/f/52cd8187ce395fa7158b456c.zip" TargetMode="External"/><Relationship Id="rId37" Type="http://schemas.openxmlformats.org/officeDocument/2006/relationships/image" Target="media/image5.png"/><Relationship Id="rId40" Type="http://schemas.openxmlformats.org/officeDocument/2006/relationships/hyperlink" Target="http://msdn.microsoft.com/en-us/library/azure/dn789974.aspx" TargetMode="External"/><Relationship Id="rId45" Type="http://schemas.openxmlformats.org/officeDocument/2006/relationships/hyperlink" Target="http://www.microhowto.info/howto/convert_the_line_endings_in_a_text_file_from_unix_to_dos_format.html"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www.iis.net/downloads/microsoft/web-deploy" TargetMode="External"/><Relationship Id="rId28" Type="http://schemas.openxmlformats.org/officeDocument/2006/relationships/hyperlink" Target="http://www.raspberrypi.org/documentation/remote-access/ssh/README.md" TargetMode="External"/><Relationship Id="rId36" Type="http://schemas.openxmlformats.org/officeDocument/2006/relationships/hyperlink" Target="http://www.howtogeek.com/167425/how-to-setup-wi-fi-on-your-raspberry-pi-via-the-command-line/" TargetMode="External"/><Relationship Id="rId49" Type="http://schemas.openxmlformats.org/officeDocument/2006/relationships/theme" Target="theme/theme1.xml"/><Relationship Id="rId10" Type="http://schemas.openxmlformats.org/officeDocument/2006/relationships/hyperlink" Target="http://azure.microsoft.com/en-us/pricing/free-trial/" TargetMode="External"/><Relationship Id="rId19" Type="http://schemas.openxmlformats.org/officeDocument/2006/relationships/hyperlink" Target="http://amqpnetlite.codeplex.com" TargetMode="External"/><Relationship Id="rId31" Type="http://schemas.openxmlformats.org/officeDocument/2006/relationships/hyperlink" Target="http://arduino.cc/en/Guide/windows" TargetMode="External"/><Relationship Id="rId44" Type="http://schemas.openxmlformats.org/officeDocument/2006/relationships/hyperlink" Target="http://msdn.microsoft.com/en-us/library/azure/dn789972.asp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image" Target="media/image2.png"/><Relationship Id="rId27" Type="http://schemas.openxmlformats.org/officeDocument/2006/relationships/hyperlink" Target="https://learn.adafruit.com/adafruits-raspberry-pi-lesson-5-using-a-console-cable/connect-the-lead" TargetMode="External"/><Relationship Id="rId30" Type="http://schemas.openxmlformats.org/officeDocument/2006/relationships/hyperlink" Target="http://arduino.cc/en/Main/Software" TargetMode="External"/><Relationship Id="rId35" Type="http://schemas.openxmlformats.org/officeDocument/2006/relationships/image" Target="media/image4.jpeg"/><Relationship Id="rId43" Type="http://schemas.openxmlformats.org/officeDocument/2006/relationships/hyperlink" Target="http://msdn.microsoft.com/en-us/library/azure/microsoft.servicebus.messaging.eventprocessorhost.aspx" TargetMode="External"/><Relationship Id="rId48"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2.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9BD6CE-C548-46F1-936C-1531FAFCD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20</Pages>
  <Words>5839</Words>
  <Characters>33287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cp:lastModifiedBy>
  <cp:revision>9</cp:revision>
  <dcterms:created xsi:type="dcterms:W3CDTF">2014-11-27T07:31:00Z</dcterms:created>
  <dcterms:modified xsi:type="dcterms:W3CDTF">2014-11-29T06:10:00Z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