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70099B"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70099B"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70099B"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r>
        <w:t xml:space="preserve">If </w:t>
      </w:r>
      <w:r w:rsidR="00827D05">
        <w:t xml:space="preserve">you get build errors showing that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Pr="00B1364D" w:rsidRDefault="007503F4" w:rsidP="000A0405">
      <w:pPr>
        <w:pStyle w:val="ListParagraph"/>
        <w:numPr>
          <w:ilvl w:val="2"/>
          <w:numId w:val="1"/>
        </w:numPr>
        <w:ind w:left="1800"/>
        <w:rPr>
          <w:rStyle w:val="Hyperlink"/>
          <w:color w:val="auto"/>
          <w:u w:val="none"/>
        </w:rPr>
      </w:pPr>
      <w:r>
        <w:t xml:space="preserve">Download or clone from </w:t>
      </w:r>
      <w:hyperlink r:id="rId17" w:history="1">
        <w:r w:rsidRPr="00EF4AD3">
          <w:rPr>
            <w:rStyle w:val="Hyperlink"/>
          </w:rPr>
          <w:t>http://amqpnetlite.codeplex.com</w:t>
        </w:r>
      </w:hyperlink>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rsidP="0070099B">
      <w:pPr>
        <w:pStyle w:val="ListParagraph"/>
        <w:numPr>
          <w:ilvl w:val="3"/>
          <w:numId w:val="1"/>
        </w:numPr>
        <w:pPrChange w:id="0" w:author="Ross Gardler (MS OPEN TECH)" w:date="2014-11-26T23:32:00Z">
          <w:pPr>
            <w:pStyle w:val="ListParagraph"/>
            <w:numPr>
              <w:ilvl w:val="2"/>
              <w:numId w:val="1"/>
            </w:numPr>
            <w:ind w:left="2160" w:hanging="180"/>
          </w:pPr>
        </w:pPrChange>
      </w:pPr>
      <w:del w:id="1" w:author="Ross Gardler (MS OPEN TECH)" w:date="2014-11-26T23:32:00Z">
        <w:r w:rsidRPr="00B1364D" w:rsidDel="0070099B">
          <w:delText>Build the project in visual studio</w:delText>
        </w:r>
      </w:del>
      <w:bookmarkStart w:id="2" w:name="_GoBack"/>
      <w:bookmarkEnd w:id="2"/>
    </w:p>
    <w:p w14:paraId="776B24EB" w14:textId="1EB18C2B" w:rsidR="00696E38" w:rsidRDefault="00696E38" w:rsidP="000A0405">
      <w:pPr>
        <w:pStyle w:val="ListParagraph"/>
        <w:numPr>
          <w:ilvl w:val="2"/>
          <w:numId w:val="1"/>
        </w:numPr>
        <w:ind w:left="1800"/>
      </w:pPr>
      <w:r>
        <w:t>Open a Developer Command Prompt for VS2013, and run build.cmd</w:t>
      </w:r>
      <w:r w:rsidR="00827D05">
        <w:t xml:space="preserve"> from the directory in which you saved </w:t>
      </w:r>
      <w:proofErr w:type="spellStart"/>
      <w:r w:rsidR="00827D05">
        <w:t>AMQPLite</w:t>
      </w:r>
      <w:proofErr w:type="spellEnd"/>
      <w:r>
        <w:t xml:space="preserve">. You should now see </w:t>
      </w:r>
      <w:r w:rsidRPr="00696E38">
        <w:t>AMQPNetLite.0.1.0-alpha.nupkg</w:t>
      </w:r>
      <w:r>
        <w:t xml:space="preserve"> in the build/packages folder.</w:t>
      </w:r>
    </w:p>
    <w:p w14:paraId="3B07E1D3" w14:textId="4D768ABD" w:rsidR="007503F4" w:rsidRDefault="00827D05" w:rsidP="000A0405">
      <w:pPr>
        <w:pStyle w:val="ListParagraph"/>
        <w:numPr>
          <w:ilvl w:val="2"/>
          <w:numId w:val="1"/>
        </w:numPr>
        <w:ind w:left="1800"/>
      </w:pPr>
      <w:r>
        <w:t>Back in Visual Studio, 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18" w:history="1">
        <w:r w:rsidR="007F075C" w:rsidRPr="00E74A00">
          <w:rPr>
            <w:rStyle w:val="Hyperlink"/>
          </w:rPr>
          <w:t>https://manage.windowsazure.com/publishsettings/index?client=powershell</w:t>
        </w:r>
      </w:hyperlink>
      <w:r w:rsidR="007F075C">
        <w:t xml:space="preserve">) </w:t>
      </w:r>
      <w:r w:rsidR="007F075C">
        <w:lastRenderedPageBreak/>
        <w:t>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is found (Either Azure\</w:t>
      </w:r>
      <w:proofErr w:type="spellStart"/>
      <w:r w:rsidR="00EC494B">
        <w:t>ConnectTheDotsCloudDeploy</w:t>
      </w:r>
      <w:proofErr w:type="spellEnd"/>
      <w:r w:rsidR="00EC494B">
        <w:t>\bin\Release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19"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0"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w:t>
      </w:r>
      <w:proofErr w:type="spellStart"/>
      <w:r>
        <w:t>ehalerts</w:t>
      </w:r>
      <w:proofErr w:type="spellEnd"/>
      <w:r>
        <w:t>”</w:t>
      </w:r>
    </w:p>
    <w:p w14:paraId="391E7078" w14:textId="77777777" w:rsidR="007F075C" w:rsidRDefault="007F075C" w:rsidP="00516F75">
      <w:pPr>
        <w:pStyle w:val="ListParagraph"/>
        <w:numPr>
          <w:ilvl w:val="3"/>
          <w:numId w:val="1"/>
        </w:numPr>
      </w:pPr>
      <w:r>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lastRenderedPageBreak/>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3"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lastRenderedPageBreak/>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lastRenderedPageBreak/>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6076C"/>
    <w:rsid w:val="000760E3"/>
    <w:rsid w:val="000A0405"/>
    <w:rsid w:val="000D6F04"/>
    <w:rsid w:val="001570A6"/>
    <w:rsid w:val="00167BF7"/>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5C4850"/>
    <w:rsid w:val="006311EC"/>
    <w:rsid w:val="00677980"/>
    <w:rsid w:val="00696E38"/>
    <w:rsid w:val="00697ACF"/>
    <w:rsid w:val="006B0DBD"/>
    <w:rsid w:val="006B2B7B"/>
    <w:rsid w:val="006B3F01"/>
    <w:rsid w:val="006D1AD1"/>
    <w:rsid w:val="006D3511"/>
    <w:rsid w:val="006F0C49"/>
    <w:rsid w:val="0070099B"/>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openxmlformats.org/officeDocument/2006/relationships/hyperlink" Target="https://manage.windowsazure.com/publishsettings/index?client=powershell" TargetMode="Externa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hyperlink" Target="http://amqpnetlite.codeplex.com" TargetMode="Externa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azure.com/"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s://account.windowsazure.com/PreviewFeatures"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8EF981-7CF8-4F60-B686-0456C463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5800</Words>
  <Characters>33063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 (MS OPEN TECH)</cp:lastModifiedBy>
  <cp:revision>3</cp:revision>
  <dcterms:created xsi:type="dcterms:W3CDTF">2014-11-27T07:31:00Z</dcterms:created>
  <dcterms:modified xsi:type="dcterms:W3CDTF">2014-11-27T07:33:00Z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