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94D0DD" w14:textId="68CA9D2F" w:rsidR="007F075C" w:rsidRDefault="00475F95" w:rsidP="007F075C">
      <w:pPr>
        <w:pStyle w:val="Title"/>
      </w:pPr>
      <w:proofErr w:type="spellStart"/>
      <w:r>
        <w:t>ConnectTheDots</w:t>
      </w:r>
      <w:proofErr w:type="spellEnd"/>
      <w:r w:rsidR="007F075C">
        <w:t xml:space="preserve"> </w:t>
      </w:r>
      <w:r w:rsidR="00C6330F">
        <w:t>–</w:t>
      </w:r>
      <w:r w:rsidR="007F075C">
        <w:t xml:space="preserve"> </w:t>
      </w:r>
      <w:r w:rsidR="00E00030">
        <w:t xml:space="preserve">Quick </w:t>
      </w:r>
      <w:r w:rsidR="007F075C">
        <w:t>Start</w:t>
      </w:r>
    </w:p>
    <w:p w14:paraId="0C7F6EAB" w14:textId="77777777" w:rsidR="00C6330F" w:rsidRDefault="00C6330F" w:rsidP="00C6330F">
      <w:pPr>
        <w:pStyle w:val="Heading1"/>
      </w:pPr>
      <w:r>
        <w:t>Intro</w:t>
      </w:r>
    </w:p>
    <w:p w14:paraId="3A4D71E5" w14:textId="13B91023" w:rsidR="00C6330F" w:rsidRDefault="00504BDA" w:rsidP="00C6330F">
      <w:r>
        <w:t xml:space="preserve">The MS Open Tech </w:t>
      </w:r>
      <w:r w:rsidR="00C6330F">
        <w:t>Connect</w:t>
      </w:r>
      <w:r>
        <w:t>T</w:t>
      </w:r>
      <w:r w:rsidR="00C6330F">
        <w:t>heDots</w:t>
      </w:r>
      <w:r w:rsidR="00316C20">
        <w:t>.io</w:t>
      </w:r>
      <w:r w:rsidR="00C6330F">
        <w:t xml:space="preserve"> </w:t>
      </w:r>
      <w:r>
        <w:t>project</w:t>
      </w:r>
      <w:r w:rsidR="00C6330F">
        <w:t xml:space="preserve"> illustrates how to connect sensors and devices to the </w:t>
      </w:r>
      <w:r w:rsidR="00316C20">
        <w:t>Microsoft Azure Cloud, a</w:t>
      </w:r>
      <w:r w:rsidR="00C6330F">
        <w:t xml:space="preserve">nd use </w:t>
      </w:r>
      <w:r w:rsidR="00316C20">
        <w:t xml:space="preserve">Microsoft </w:t>
      </w:r>
      <w:r w:rsidR="00C6330F">
        <w:t>Azure to analyze and visualize the resulting data streams.</w:t>
      </w:r>
    </w:p>
    <w:p w14:paraId="71CB0453" w14:textId="77777777" w:rsidR="00C6330F" w:rsidRDefault="00C6330F" w:rsidP="00C6330F"/>
    <w:p w14:paraId="1471DF0A" w14:textId="02E30DD6" w:rsidR="00C6330F" w:rsidRDefault="00C6330F" w:rsidP="00C6330F">
      <w:r>
        <w:t>In a typical topology, sensor</w:t>
      </w:r>
      <w:r w:rsidR="00504BDA">
        <w:t>s</w:t>
      </w:r>
      <w:r>
        <w:t xml:space="preserve"> (here </w:t>
      </w:r>
      <w:r w:rsidR="00504BDA">
        <w:t>several</w:t>
      </w:r>
      <w:r>
        <w:t xml:space="preserve"> Arduino Uno </w:t>
      </w:r>
      <w:r w:rsidR="00504BDA">
        <w:t xml:space="preserve">R3 boards </w:t>
      </w:r>
      <w:r>
        <w:t xml:space="preserve">with </w:t>
      </w:r>
      <w:r w:rsidR="00504BDA">
        <w:t xml:space="preserve">Arduino </w:t>
      </w:r>
      <w:r>
        <w:t>Weather Shield</w:t>
      </w:r>
      <w:r w:rsidR="00504BDA">
        <w:t>s</w:t>
      </w:r>
      <w:r>
        <w:t xml:space="preserve">) connect to </w:t>
      </w:r>
      <w:r w:rsidR="00504BDA">
        <w:t>one or more</w:t>
      </w:r>
      <w:r>
        <w:t xml:space="preserve"> local IoT Gateway</w:t>
      </w:r>
      <w:r w:rsidR="00504BDA">
        <w:t>s</w:t>
      </w:r>
      <w:r>
        <w:t xml:space="preserve"> (here Raspberry PI</w:t>
      </w:r>
      <w:r w:rsidR="00504BDA">
        <w:t xml:space="preserve"> devices</w:t>
      </w:r>
      <w:r>
        <w:t>), which relay the data to</w:t>
      </w:r>
      <w:r w:rsidR="00316C20">
        <w:t xml:space="preserve"> Microsoft</w:t>
      </w:r>
      <w:r>
        <w:t xml:space="preserve"> Azure Event Hubs.</w:t>
      </w:r>
      <w:r w:rsidR="0097232D">
        <w:t xml:space="preserve"> Once in the cloud, the data streams are fed into </w:t>
      </w:r>
      <w:r w:rsidR="00504BDA">
        <w:t xml:space="preserve">a web dashboard and to near real-time analytics engines (here </w:t>
      </w:r>
      <w:r w:rsidR="00316C20">
        <w:t xml:space="preserve">Microsoft </w:t>
      </w:r>
      <w:r w:rsidR="0097232D">
        <w:t>Azure Stream Analytics</w:t>
      </w:r>
      <w:r w:rsidR="00504BDA">
        <w:t>,</w:t>
      </w:r>
      <w:r w:rsidR="00DD564D">
        <w:t xml:space="preserve"> </w:t>
      </w:r>
      <w:r w:rsidR="0097232D">
        <w:t xml:space="preserve">in this case to generate averages and alerts across all devices). The </w:t>
      </w:r>
      <w:r w:rsidR="00504BDA">
        <w:t>real-time</w:t>
      </w:r>
      <w:r w:rsidR="0097232D">
        <w:t xml:space="preserve"> data </w:t>
      </w:r>
      <w:r w:rsidR="00504BDA">
        <w:t xml:space="preserve">streams, average, and alerts </w:t>
      </w:r>
      <w:r w:rsidR="00DD564D">
        <w:t>are</w:t>
      </w:r>
      <w:r w:rsidR="0097232D">
        <w:t xml:space="preserve"> then visualized in a</w:t>
      </w:r>
      <w:r w:rsidR="00316C20">
        <w:t xml:space="preserve"> Microsoft</w:t>
      </w:r>
      <w:r w:rsidR="0097232D">
        <w:t xml:space="preserve"> Azure Website, which </w:t>
      </w:r>
      <w:r w:rsidR="00504BDA">
        <w:t xml:space="preserve">can be viewed with any </w:t>
      </w:r>
      <w:r w:rsidR="0097232D">
        <w:t>HTML5</w:t>
      </w:r>
      <w:r w:rsidR="00504BDA">
        <w:t xml:space="preserve">-capable </w:t>
      </w:r>
      <w:r w:rsidR="0097232D">
        <w:t>browser</w:t>
      </w:r>
      <w:r w:rsidR="00504BDA">
        <w:t>.</w:t>
      </w:r>
      <w:r w:rsidR="00DD564D">
        <w:t xml:space="preserve"> The high level architecture for the ConnectTheDots.IO project is shown in Figure 1</w:t>
      </w:r>
      <w:r w:rsidR="0097232D">
        <w:t>.</w:t>
      </w:r>
    </w:p>
    <w:p w14:paraId="4D386840" w14:textId="77777777" w:rsidR="00C6330F" w:rsidRPr="00C6330F" w:rsidRDefault="00C6330F" w:rsidP="00C6330F"/>
    <w:p w14:paraId="0FC543E8" w14:textId="77777777" w:rsidR="00C6330F" w:rsidRPr="00C6330F" w:rsidRDefault="00C6330F" w:rsidP="00C6330F"/>
    <w:p w14:paraId="0BEE9562" w14:textId="616D4C0C" w:rsidR="00DD564D" w:rsidRDefault="001D672F" w:rsidP="000A0405">
      <w:pPr>
        <w:keepNext/>
        <w:jc w:val="center"/>
      </w:pPr>
      <w:r>
        <w:rPr>
          <w:noProof/>
        </w:rPr>
        <w:drawing>
          <wp:inline distT="0" distB="0" distL="0" distR="0" wp14:anchorId="1E467198" wp14:editId="74C376BE">
            <wp:extent cx="5297073" cy="3017520"/>
            <wp:effectExtent l="38100" t="38100" r="94615" b="876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7073" cy="3017520"/>
                    </a:xfrm>
                    <a:prstGeom prst="rect">
                      <a:avLst/>
                    </a:prstGeom>
                    <a:effectLst>
                      <a:outerShdw blurRad="50800" dist="38100" dir="2700000" algn="tl" rotWithShape="0">
                        <a:prstClr val="black">
                          <a:alpha val="40000"/>
                        </a:prstClr>
                      </a:outerShdw>
                    </a:effectLst>
                  </pic:spPr>
                </pic:pic>
              </a:graphicData>
            </a:graphic>
          </wp:inline>
        </w:drawing>
      </w:r>
    </w:p>
    <w:p w14:paraId="1DCACE16" w14:textId="77777777" w:rsidR="00C6330F" w:rsidRPr="00857C1D" w:rsidRDefault="00DD564D" w:rsidP="00012D30">
      <w:pPr>
        <w:pStyle w:val="Caption"/>
      </w:pPr>
      <w:r>
        <w:t xml:space="preserve">Figure </w:t>
      </w:r>
      <w:fldSimple w:instr=" SEQ Figure \* ARABIC ">
        <w:r>
          <w:rPr>
            <w:noProof/>
          </w:rPr>
          <w:t>1</w:t>
        </w:r>
      </w:fldSimple>
      <w:r>
        <w:t>: ConnectTheDots.IO architecture</w:t>
      </w:r>
    </w:p>
    <w:p w14:paraId="466B8578" w14:textId="6E5D2C96" w:rsidR="0097232D" w:rsidRPr="0097232D" w:rsidRDefault="00DD564D" w:rsidP="0097232D">
      <w:r>
        <w:t xml:space="preserve">The </w:t>
      </w:r>
      <w:r w:rsidR="00475F95">
        <w:t>ConnectTheDots</w:t>
      </w:r>
      <w:r w:rsidR="00504BDA">
        <w:t>.IO project</w:t>
      </w:r>
      <w:r w:rsidR="0097232D">
        <w:t xml:space="preserve"> provides you with all the code and step-by-step instructions to build and deploy such an end-to-end solution.</w:t>
      </w:r>
    </w:p>
    <w:p w14:paraId="671D68E1" w14:textId="77777777" w:rsidR="007F075C" w:rsidRDefault="007F075C" w:rsidP="003858E5">
      <w:pPr>
        <w:pStyle w:val="Heading1"/>
      </w:pPr>
      <w:r>
        <w:t>Prerequisites:</w:t>
      </w:r>
    </w:p>
    <w:p w14:paraId="6E4D5B39" w14:textId="77777777" w:rsidR="007F075C" w:rsidRDefault="007F075C" w:rsidP="007F075C">
      <w:pPr>
        <w:pStyle w:val="ListParagraph"/>
        <w:numPr>
          <w:ilvl w:val="0"/>
          <w:numId w:val="2"/>
        </w:numPr>
      </w:pPr>
      <w:r>
        <w:t>Microsoft Azure subscription (</w:t>
      </w:r>
      <w:hyperlink r:id="rId10" w:history="1">
        <w:r>
          <w:rPr>
            <w:rStyle w:val="Hyperlink"/>
          </w:rPr>
          <w:t>free trial subscription</w:t>
        </w:r>
      </w:hyperlink>
      <w:r>
        <w:t xml:space="preserve"> is sufficient) </w:t>
      </w:r>
    </w:p>
    <w:p w14:paraId="28B19198" w14:textId="77777777" w:rsidR="007F075C" w:rsidRDefault="007F075C" w:rsidP="003B64A8">
      <w:pPr>
        <w:pStyle w:val="ListParagraph"/>
        <w:numPr>
          <w:ilvl w:val="0"/>
          <w:numId w:val="2"/>
        </w:numPr>
      </w:pPr>
      <w:r>
        <w:t xml:space="preserve">Access to the </w:t>
      </w:r>
      <w:hyperlink r:id="rId11" w:history="1">
        <w:r w:rsidRPr="007F075C">
          <w:rPr>
            <w:rStyle w:val="Hyperlink"/>
          </w:rPr>
          <w:t>Azure Streaming Analytics Preview</w:t>
        </w:r>
      </w:hyperlink>
    </w:p>
    <w:p w14:paraId="3F2B3FAC" w14:textId="42895A41" w:rsidR="007F075C" w:rsidRDefault="007F075C" w:rsidP="003B64A8">
      <w:pPr>
        <w:pStyle w:val="ListParagraph"/>
        <w:numPr>
          <w:ilvl w:val="0"/>
          <w:numId w:val="2"/>
        </w:numPr>
      </w:pPr>
      <w:r>
        <w:t>Visual Studio 2013</w:t>
      </w:r>
      <w:r w:rsidR="006D3511">
        <w:t xml:space="preserve"> </w:t>
      </w:r>
      <w:hyperlink r:id="rId12" w:history="1">
        <w:r w:rsidR="006D3511" w:rsidRPr="00C6330F">
          <w:rPr>
            <w:rStyle w:val="Hyperlink"/>
          </w:rPr>
          <w:t>– Community Edition</w:t>
        </w:r>
      </w:hyperlink>
    </w:p>
    <w:p w14:paraId="79367FF3" w14:textId="4595C005" w:rsidR="007F075C" w:rsidRDefault="004B01D3" w:rsidP="003858E5">
      <w:pPr>
        <w:pStyle w:val="Heading2"/>
      </w:pPr>
      <w:r>
        <w:t>Hardware</w:t>
      </w:r>
      <w:r w:rsidR="007F075C">
        <w:t>:</w:t>
      </w:r>
    </w:p>
    <w:p w14:paraId="3AD77EA5" w14:textId="6DE7E7FC" w:rsidR="007F075C" w:rsidRDefault="00153464" w:rsidP="007F075C">
      <w:pPr>
        <w:pStyle w:val="ListParagraph"/>
        <w:numPr>
          <w:ilvl w:val="0"/>
          <w:numId w:val="3"/>
        </w:numPr>
      </w:pPr>
      <w:hyperlink r:id="rId13" w:history="1">
        <w:r w:rsidR="007F075C" w:rsidRPr="00C6330F">
          <w:rPr>
            <w:rStyle w:val="Hyperlink"/>
          </w:rPr>
          <w:t>Raspberry PI</w:t>
        </w:r>
        <w:r w:rsidR="003858E5" w:rsidRPr="00C6330F">
          <w:rPr>
            <w:rStyle w:val="Hyperlink"/>
          </w:rPr>
          <w:t xml:space="preserve"> </w:t>
        </w:r>
        <w:r w:rsidR="004B01D3" w:rsidRPr="00C6330F">
          <w:rPr>
            <w:rStyle w:val="Hyperlink"/>
          </w:rPr>
          <w:t>B/B+</w:t>
        </w:r>
      </w:hyperlink>
      <w:r w:rsidR="004B01D3">
        <w:t xml:space="preserve"> </w:t>
      </w:r>
      <w:r w:rsidR="003858E5">
        <w:t>with Internet access</w:t>
      </w:r>
    </w:p>
    <w:p w14:paraId="1CF4632C" w14:textId="62F98D46" w:rsidR="004B01D3" w:rsidRDefault="00153464" w:rsidP="003B64A8">
      <w:pPr>
        <w:pStyle w:val="ListParagraph"/>
        <w:numPr>
          <w:ilvl w:val="0"/>
          <w:numId w:val="3"/>
        </w:numPr>
      </w:pPr>
      <w:hyperlink r:id="rId14" w:history="1">
        <w:r w:rsidR="007F075C" w:rsidRPr="00C6330F">
          <w:rPr>
            <w:rStyle w:val="Hyperlink"/>
          </w:rPr>
          <w:t xml:space="preserve">Arduino Uno </w:t>
        </w:r>
        <w:r w:rsidR="006D3511" w:rsidRPr="00C6330F">
          <w:rPr>
            <w:rStyle w:val="Hyperlink"/>
          </w:rPr>
          <w:t>R3</w:t>
        </w:r>
      </w:hyperlink>
      <w:r w:rsidR="006D3511">
        <w:t xml:space="preserve"> </w:t>
      </w:r>
    </w:p>
    <w:p w14:paraId="355205A2" w14:textId="388A79BD" w:rsidR="004B01D3" w:rsidRDefault="00153464" w:rsidP="003B64A8">
      <w:pPr>
        <w:pStyle w:val="ListParagraph"/>
        <w:numPr>
          <w:ilvl w:val="0"/>
          <w:numId w:val="3"/>
        </w:numPr>
      </w:pPr>
      <w:hyperlink r:id="rId15" w:history="1">
        <w:proofErr w:type="spellStart"/>
        <w:r w:rsidR="007F075C" w:rsidRPr="007F075C">
          <w:rPr>
            <w:rStyle w:val="Hyperlink"/>
          </w:rPr>
          <w:t>SparkFun</w:t>
        </w:r>
        <w:proofErr w:type="spellEnd"/>
        <w:r w:rsidR="007F075C" w:rsidRPr="007F075C">
          <w:rPr>
            <w:rStyle w:val="Hyperlink"/>
          </w:rPr>
          <w:t xml:space="preserve"> Weather Shield</w:t>
        </w:r>
      </w:hyperlink>
      <w:r w:rsidR="00CB6018">
        <w:t xml:space="preserve"> </w:t>
      </w:r>
      <w:r w:rsidR="004B01D3">
        <w:t xml:space="preserve">for Arduino (make sure you also have the required headers etc. as specified on the </w:t>
      </w:r>
      <w:proofErr w:type="spellStart"/>
      <w:r w:rsidR="004B01D3">
        <w:t>SparkFun</w:t>
      </w:r>
      <w:proofErr w:type="spellEnd"/>
      <w:r w:rsidR="004B01D3">
        <w:t xml:space="preserve"> site)</w:t>
      </w:r>
    </w:p>
    <w:p w14:paraId="7E7E0FFF" w14:textId="690609FF" w:rsidR="004B01D3" w:rsidRDefault="004B01D3" w:rsidP="004B01D3">
      <w:r>
        <w:t xml:space="preserve">Note: Only the models </w:t>
      </w:r>
      <w:r w:rsidR="00C6330F">
        <w:t xml:space="preserve">above </w:t>
      </w:r>
      <w:r>
        <w:t>have been tested. The Weather</w:t>
      </w:r>
      <w:r w:rsidR="00C6330F">
        <w:t xml:space="preserve"> S</w:t>
      </w:r>
      <w:r>
        <w:t xml:space="preserve">hield </w:t>
      </w:r>
      <w:r w:rsidR="00960D51">
        <w:t xml:space="preserve">sample code from </w:t>
      </w:r>
      <w:proofErr w:type="spellStart"/>
      <w:r w:rsidR="00960D51">
        <w:t>Sparkfun</w:t>
      </w:r>
      <w:proofErr w:type="spellEnd"/>
      <w:r w:rsidR="00960D51">
        <w:t xml:space="preserve">, </w:t>
      </w:r>
      <w:r>
        <w:t>for example</w:t>
      </w:r>
      <w:r w:rsidR="00960D51">
        <w:t xml:space="preserve">, may need to be modified before it will </w:t>
      </w:r>
      <w:r>
        <w:t>work reliably on Arduino Due or Arduino Uno R2.</w:t>
      </w:r>
    </w:p>
    <w:p w14:paraId="57D86AF7" w14:textId="77777777" w:rsidR="007F075C" w:rsidRDefault="007F075C" w:rsidP="003858E5">
      <w:pPr>
        <w:pStyle w:val="Heading1"/>
      </w:pPr>
      <w:r>
        <w:t>Step-by-step</w:t>
      </w:r>
    </w:p>
    <w:p w14:paraId="02CB4DB7" w14:textId="7D7A56E4" w:rsidR="000760E3" w:rsidRDefault="000760E3" w:rsidP="000760E3">
      <w:pPr>
        <w:pStyle w:val="ListParagraph"/>
        <w:numPr>
          <w:ilvl w:val="0"/>
          <w:numId w:val="1"/>
        </w:numPr>
      </w:pPr>
      <w:r>
        <w:t>Download and Build “</w:t>
      </w:r>
      <w:proofErr w:type="spellStart"/>
      <w:r w:rsidR="00475F95">
        <w:t>ConnectTheDots</w:t>
      </w:r>
      <w:proofErr w:type="spellEnd"/>
      <w:r>
        <w:t>”:</w:t>
      </w:r>
    </w:p>
    <w:p w14:paraId="0C1D7A14" w14:textId="7EDFFADA" w:rsidR="007503F4" w:rsidRDefault="007503F4" w:rsidP="000760E3">
      <w:pPr>
        <w:pStyle w:val="ListParagraph"/>
        <w:numPr>
          <w:ilvl w:val="1"/>
          <w:numId w:val="1"/>
        </w:numPr>
      </w:pPr>
      <w:r>
        <w:t xml:space="preserve">Download or clone the </w:t>
      </w:r>
      <w:r w:rsidR="006D3511">
        <w:t>“</w:t>
      </w:r>
      <w:proofErr w:type="spellStart"/>
      <w:r w:rsidR="00475F95">
        <w:t>ConnectTheDots</w:t>
      </w:r>
      <w:proofErr w:type="spellEnd"/>
      <w:r w:rsidR="006D3511">
        <w:t>”</w:t>
      </w:r>
      <w:r>
        <w:t xml:space="preserve"> </w:t>
      </w:r>
      <w:r w:rsidR="000106FD">
        <w:t xml:space="preserve">solution </w:t>
      </w:r>
      <w:r w:rsidR="000760E3">
        <w:t xml:space="preserve">from </w:t>
      </w:r>
      <w:hyperlink r:id="rId16" w:history="1">
        <w:r w:rsidR="000760E3" w:rsidRPr="000A0405">
          <w:rPr>
            <w:rStyle w:val="Hyperlink"/>
          </w:rPr>
          <w:t>https://github.com/MSOpenTech/connectthedots</w:t>
        </w:r>
      </w:hyperlink>
      <w:r w:rsidR="006F0C49">
        <w:t>.</w:t>
      </w:r>
      <w:r w:rsidR="00827D05">
        <w:t xml:space="preserve"> Save it to a directory near the root of your drive, e.g. c:\software, as the subsequent build might fail if you bury it too far down and the pathnames are too long.</w:t>
      </w:r>
      <w:r w:rsidR="006D3511">
        <w:t xml:space="preserve"> </w:t>
      </w:r>
    </w:p>
    <w:p w14:paraId="10CC988E" w14:textId="71A76844" w:rsidR="000106FD" w:rsidRDefault="007503F4" w:rsidP="000106FD">
      <w:pPr>
        <w:pStyle w:val="ListParagraph"/>
        <w:numPr>
          <w:ilvl w:val="1"/>
          <w:numId w:val="1"/>
        </w:numPr>
      </w:pPr>
      <w:r>
        <w:t xml:space="preserve">Open </w:t>
      </w:r>
      <w:r w:rsidR="000760E3">
        <w:t xml:space="preserve">ConnectTheDots.sln </w:t>
      </w:r>
      <w:r>
        <w:t>in Visual Studio and build the solution</w:t>
      </w:r>
      <w:r w:rsidR="00827D05">
        <w:t xml:space="preserve">. </w:t>
      </w:r>
      <w:r w:rsidR="000106FD">
        <w:t xml:space="preserve">This will create three separate sets of programs – one for the Arduino, one for the Raspberry, and one for the Azure website, as well as some additional files to help configure the various components. </w:t>
      </w:r>
    </w:p>
    <w:p w14:paraId="4E50E31D" w14:textId="29D1DCC4" w:rsidR="007503F4" w:rsidRDefault="007503F4" w:rsidP="000A0405">
      <w:pPr>
        <w:ind w:left="1440"/>
      </w:pPr>
      <w:r>
        <w:t xml:space="preserve">If </w:t>
      </w:r>
      <w:r w:rsidR="00827D05">
        <w:t xml:space="preserve">you get build errors showing that </w:t>
      </w:r>
      <w:r>
        <w:t xml:space="preserve">the AMQP.Net Lite </w:t>
      </w:r>
      <w:proofErr w:type="spellStart"/>
      <w:r w:rsidR="006B0DBD">
        <w:t>NuGet</w:t>
      </w:r>
      <w:proofErr w:type="spellEnd"/>
      <w:r w:rsidR="006B0DBD">
        <w:t xml:space="preserve"> </w:t>
      </w:r>
      <w:r>
        <w:t>package cannot be found</w:t>
      </w:r>
      <w:r w:rsidR="00696E38">
        <w:t xml:space="preserve"> (it has not been published as of this writing)</w:t>
      </w:r>
      <w:r>
        <w:t xml:space="preserve">, you </w:t>
      </w:r>
      <w:r w:rsidR="006B0DBD">
        <w:t>will</w:t>
      </w:r>
      <w:r>
        <w:t xml:space="preserve"> need to build it yourself:</w:t>
      </w:r>
    </w:p>
    <w:p w14:paraId="27618E72" w14:textId="218341AD" w:rsidR="007503F4" w:rsidRPr="00153464" w:rsidRDefault="007503F4" w:rsidP="000A0405">
      <w:pPr>
        <w:pStyle w:val="ListParagraph"/>
        <w:numPr>
          <w:ilvl w:val="2"/>
          <w:numId w:val="1"/>
        </w:numPr>
        <w:ind w:left="1800"/>
        <w:rPr>
          <w:ins w:id="0" w:author="Ross Gardler" w:date="2014-11-27T15:25:00Z"/>
          <w:rStyle w:val="Hyperlink"/>
          <w:color w:val="auto"/>
          <w:u w:val="none"/>
          <w:rPrChange w:id="1" w:author="Ross Gardler" w:date="2014-11-27T15:25:00Z">
            <w:rPr>
              <w:ins w:id="2" w:author="Ross Gardler" w:date="2014-11-27T15:25:00Z"/>
              <w:rStyle w:val="Hyperlink"/>
            </w:rPr>
          </w:rPrChange>
        </w:rPr>
      </w:pPr>
      <w:r>
        <w:t xml:space="preserve">Download or clone from </w:t>
      </w:r>
      <w:hyperlink r:id="rId17" w:history="1">
        <w:r w:rsidRPr="00EF4AD3">
          <w:rPr>
            <w:rStyle w:val="Hyperlink"/>
          </w:rPr>
          <w:t>http://amqpnetlite.codeplex.com</w:t>
        </w:r>
      </w:hyperlink>
    </w:p>
    <w:p w14:paraId="0FF54C56" w14:textId="0A6EEAE4" w:rsidR="00153464" w:rsidRPr="00B1364D" w:rsidRDefault="00153464" w:rsidP="000A0405">
      <w:pPr>
        <w:pStyle w:val="ListParagraph"/>
        <w:numPr>
          <w:ilvl w:val="2"/>
          <w:numId w:val="1"/>
        </w:numPr>
        <w:ind w:left="1800"/>
        <w:rPr>
          <w:rStyle w:val="Hyperlink"/>
          <w:color w:val="auto"/>
          <w:u w:val="none"/>
        </w:rPr>
      </w:pPr>
      <w:ins w:id="3" w:author="Ross Gardler" w:date="2014-11-27T15:25:00Z">
        <w:r>
          <w:rPr>
            <w:rStyle w:val="Hyperlink"/>
          </w:rPr>
          <w:t xml:space="preserve">Open the project in VS. </w:t>
        </w:r>
      </w:ins>
      <w:ins w:id="4" w:author="Ross Gardler" w:date="2014-11-27T15:27:00Z">
        <w:r>
          <w:rPr>
            <w:rStyle w:val="Hyperlink"/>
          </w:rPr>
          <w:t xml:space="preserve">You </w:t>
        </w:r>
        <w:proofErr w:type="gramStart"/>
        <w:r>
          <w:rPr>
            <w:rStyle w:val="Hyperlink"/>
          </w:rPr>
          <w:t>will likely be told</w:t>
        </w:r>
        <w:proofErr w:type="gramEnd"/>
        <w:r>
          <w:rPr>
            <w:rStyle w:val="Hyperlink"/>
          </w:rPr>
          <w:t xml:space="preserve"> that a number of items cannot be built. </w:t>
        </w:r>
        <w:proofErr w:type="gramStart"/>
        <w:r>
          <w:rPr>
            <w:rStyle w:val="Hyperlink"/>
          </w:rPr>
          <w:t>It’s</w:t>
        </w:r>
        <w:proofErr w:type="gramEnd"/>
        <w:r>
          <w:rPr>
            <w:rStyle w:val="Hyperlink"/>
          </w:rPr>
          <w:t xml:space="preserve"> safe to ignore this for now.</w:t>
        </w:r>
      </w:ins>
    </w:p>
    <w:p w14:paraId="6A932352" w14:textId="65F248C7" w:rsidR="007503F4" w:rsidRDefault="00B1364D" w:rsidP="000A0405">
      <w:pPr>
        <w:pStyle w:val="ListParagraph"/>
        <w:numPr>
          <w:ilvl w:val="2"/>
          <w:numId w:val="1"/>
        </w:numPr>
        <w:ind w:left="1800"/>
      </w:pPr>
      <w:r>
        <w:t>O</w:t>
      </w:r>
      <w:r w:rsidR="00827D05">
        <w:t xml:space="preserve">pen </w:t>
      </w:r>
      <w:proofErr w:type="spellStart"/>
      <w:r w:rsidR="00827D05">
        <w:t>Amqp.Net.nuspec</w:t>
      </w:r>
      <w:proofErr w:type="spellEnd"/>
      <w:r w:rsidR="00827D05">
        <w:t xml:space="preserve"> for editing. </w:t>
      </w:r>
      <w:r w:rsidR="000760E3">
        <w:t xml:space="preserve">To avoid </w:t>
      </w:r>
      <w:r w:rsidR="007503F4">
        <w:t xml:space="preserve">errors </w:t>
      </w:r>
      <w:r w:rsidR="00827D05">
        <w:t xml:space="preserve">when you build the </w:t>
      </w:r>
      <w:proofErr w:type="spellStart"/>
      <w:r w:rsidR="00827D05">
        <w:t>ConnectTheDots</w:t>
      </w:r>
      <w:proofErr w:type="spellEnd"/>
      <w:r w:rsidR="00827D05">
        <w:t xml:space="preserve"> solution, </w:t>
      </w:r>
      <w:r w:rsidR="007503F4">
        <w:t xml:space="preserve">comment out or remove all &lt;file&gt; elements </w:t>
      </w:r>
      <w:r w:rsidR="00827D05">
        <w:t xml:space="preserve">for platforms for which you don’t have tooling, that is, comment or delete all </w:t>
      </w:r>
      <w:r w:rsidR="007503F4">
        <w:t>except for “</w:t>
      </w:r>
      <w:r w:rsidR="007503F4" w:rsidRPr="007503F4">
        <w:t>bin\Release\Amqp.Net\*.*</w:t>
      </w:r>
      <w:r w:rsidR="007503F4">
        <w:t xml:space="preserve">” in </w:t>
      </w:r>
      <w:proofErr w:type="spellStart"/>
      <w:r w:rsidR="007503F4">
        <w:t>Amqp.Net.nuspec</w:t>
      </w:r>
      <w:proofErr w:type="spellEnd"/>
      <w:r w:rsidR="006B0DBD">
        <w:t>:</w:t>
      </w:r>
    </w:p>
    <w:p w14:paraId="7122B8B1" w14:textId="77777777" w:rsidR="001D672F" w:rsidRDefault="001D672F" w:rsidP="000A0405">
      <w:pPr>
        <w:pStyle w:val="ListParagraph"/>
        <w:ind w:left="1800"/>
      </w:pPr>
    </w:p>
    <w:p w14:paraId="4D57735E"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00FF"/>
          <w:sz w:val="16"/>
          <w:szCs w:val="19"/>
          <w:highlight w:val="white"/>
        </w:rPr>
        <w:t>&lt;</w:t>
      </w:r>
      <w:proofErr w:type="gramStart"/>
      <w:r w:rsidRPr="006B0DBD">
        <w:rPr>
          <w:rFonts w:ascii="Consolas" w:hAnsi="Consolas" w:cs="Consolas"/>
          <w:color w:val="A31515"/>
          <w:sz w:val="16"/>
          <w:szCs w:val="19"/>
          <w:highlight w:val="white"/>
        </w:rPr>
        <w:t>files</w:t>
      </w:r>
      <w:proofErr w:type="gramEnd"/>
      <w:r w:rsidRPr="006B0DBD">
        <w:rPr>
          <w:rFonts w:ascii="Consolas" w:hAnsi="Consolas" w:cs="Consolas"/>
          <w:color w:val="0000FF"/>
          <w:sz w:val="16"/>
          <w:szCs w:val="19"/>
          <w:highlight w:val="white"/>
        </w:rPr>
        <w:t>&gt;</w:t>
      </w:r>
    </w:p>
    <w:p w14:paraId="2EF1B484"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00FF"/>
          <w:sz w:val="16"/>
          <w:szCs w:val="19"/>
          <w:highlight w:val="white"/>
        </w:rPr>
        <w:t xml:space="preserve">    &lt;</w:t>
      </w:r>
      <w:r w:rsidRPr="006B0DBD">
        <w:rPr>
          <w:rFonts w:ascii="Consolas" w:hAnsi="Consolas" w:cs="Consolas"/>
          <w:color w:val="A31515"/>
          <w:sz w:val="16"/>
          <w:szCs w:val="19"/>
          <w:highlight w:val="white"/>
        </w:rPr>
        <w:t>file</w:t>
      </w:r>
      <w:r w:rsidRPr="006B0DBD">
        <w:rPr>
          <w:rFonts w:ascii="Consolas" w:hAnsi="Consolas" w:cs="Consolas"/>
          <w:color w:val="0000FF"/>
          <w:sz w:val="16"/>
          <w:szCs w:val="19"/>
          <w:highlight w:val="white"/>
        </w:rPr>
        <w:t xml:space="preserve"> </w:t>
      </w:r>
      <w:proofErr w:type="spellStart"/>
      <w:r w:rsidRPr="006B0DBD">
        <w:rPr>
          <w:rFonts w:ascii="Consolas" w:hAnsi="Consolas" w:cs="Consolas"/>
          <w:color w:val="FF0000"/>
          <w:sz w:val="16"/>
          <w:szCs w:val="19"/>
          <w:highlight w:val="white"/>
        </w:rPr>
        <w:t>src</w:t>
      </w:r>
      <w:proofErr w:type="spellEnd"/>
      <w:r w:rsidRPr="006B0DBD">
        <w:rPr>
          <w:rFonts w:ascii="Consolas" w:hAnsi="Consolas" w:cs="Consolas"/>
          <w:color w:val="0000FF"/>
          <w:sz w:val="16"/>
          <w:szCs w:val="19"/>
          <w:highlight w:val="white"/>
        </w:rPr>
        <w:t>=</w:t>
      </w:r>
      <w:r w:rsidRPr="006B0DBD">
        <w:rPr>
          <w:rFonts w:ascii="Consolas" w:hAnsi="Consolas" w:cs="Consolas"/>
          <w:color w:val="000000"/>
          <w:sz w:val="16"/>
          <w:szCs w:val="19"/>
          <w:highlight w:val="white"/>
        </w:rPr>
        <w:t>"</w:t>
      </w:r>
      <w:r w:rsidRPr="006B0DBD">
        <w:rPr>
          <w:rFonts w:ascii="Consolas" w:hAnsi="Consolas" w:cs="Consolas"/>
          <w:color w:val="0000FF"/>
          <w:sz w:val="16"/>
          <w:szCs w:val="19"/>
          <w:highlight w:val="white"/>
        </w:rPr>
        <w:t>bin\Release\Amqp.Net\*.*</w:t>
      </w:r>
      <w:r w:rsidRPr="006B0DBD">
        <w:rPr>
          <w:rFonts w:ascii="Consolas" w:hAnsi="Consolas" w:cs="Consolas"/>
          <w:color w:val="000000"/>
          <w:sz w:val="16"/>
          <w:szCs w:val="19"/>
          <w:highlight w:val="white"/>
        </w:rPr>
        <w:t>"</w:t>
      </w:r>
      <w:r w:rsidRPr="006B0DBD">
        <w:rPr>
          <w:rFonts w:ascii="Consolas" w:hAnsi="Consolas" w:cs="Consolas"/>
          <w:color w:val="0000FF"/>
          <w:sz w:val="16"/>
          <w:szCs w:val="19"/>
          <w:highlight w:val="white"/>
        </w:rPr>
        <w:t xml:space="preserve"> </w:t>
      </w:r>
      <w:r w:rsidRPr="006B0DBD">
        <w:rPr>
          <w:rFonts w:ascii="Consolas" w:hAnsi="Consolas" w:cs="Consolas"/>
          <w:color w:val="FF0000"/>
          <w:sz w:val="16"/>
          <w:szCs w:val="19"/>
          <w:highlight w:val="white"/>
        </w:rPr>
        <w:t>target</w:t>
      </w:r>
      <w:r w:rsidRPr="006B0DBD">
        <w:rPr>
          <w:rFonts w:ascii="Consolas" w:hAnsi="Consolas" w:cs="Consolas"/>
          <w:color w:val="0000FF"/>
          <w:sz w:val="16"/>
          <w:szCs w:val="19"/>
          <w:highlight w:val="white"/>
        </w:rPr>
        <w:t>=</w:t>
      </w:r>
      <w:r w:rsidRPr="006B0DBD">
        <w:rPr>
          <w:rFonts w:ascii="Consolas" w:hAnsi="Consolas" w:cs="Consolas"/>
          <w:color w:val="000000"/>
          <w:sz w:val="16"/>
          <w:szCs w:val="19"/>
          <w:highlight w:val="white"/>
        </w:rPr>
        <w:t>"</w:t>
      </w:r>
      <w:r w:rsidRPr="006B0DBD">
        <w:rPr>
          <w:rFonts w:ascii="Consolas" w:hAnsi="Consolas" w:cs="Consolas"/>
          <w:color w:val="0000FF"/>
          <w:sz w:val="16"/>
          <w:szCs w:val="19"/>
          <w:highlight w:val="white"/>
        </w:rPr>
        <w:t>lib\net</w:t>
      </w:r>
      <w:r w:rsidRPr="006B0DBD">
        <w:rPr>
          <w:rFonts w:ascii="Consolas" w:hAnsi="Consolas" w:cs="Consolas"/>
          <w:color w:val="000000"/>
          <w:sz w:val="16"/>
          <w:szCs w:val="19"/>
          <w:highlight w:val="white"/>
        </w:rPr>
        <w:t>"</w:t>
      </w:r>
      <w:r w:rsidRPr="006B0DBD">
        <w:rPr>
          <w:rFonts w:ascii="Consolas" w:hAnsi="Consolas" w:cs="Consolas"/>
          <w:color w:val="0000FF"/>
          <w:sz w:val="16"/>
          <w:szCs w:val="19"/>
          <w:highlight w:val="white"/>
        </w:rPr>
        <w:t xml:space="preserve"> /&gt;</w:t>
      </w:r>
    </w:p>
    <w:p w14:paraId="09A6FDDA"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00FF"/>
          <w:sz w:val="16"/>
          <w:szCs w:val="19"/>
          <w:highlight w:val="white"/>
        </w:rPr>
        <w:t xml:space="preserve">    </w:t>
      </w:r>
      <w:r w:rsidRPr="006B0DBD">
        <w:rPr>
          <w:rFonts w:ascii="Consolas" w:hAnsi="Consolas" w:cs="Consolas"/>
          <w:color w:val="0000FF"/>
          <w:sz w:val="16"/>
          <w:szCs w:val="19"/>
          <w:highlight w:val="yellow"/>
        </w:rPr>
        <w:t>&lt;!--</w:t>
      </w:r>
      <w:r w:rsidRPr="006B0DBD">
        <w:rPr>
          <w:rFonts w:ascii="Consolas" w:hAnsi="Consolas" w:cs="Consolas"/>
          <w:color w:val="008000"/>
          <w:sz w:val="16"/>
          <w:szCs w:val="19"/>
          <w:highlight w:val="white"/>
        </w:rPr>
        <w:t xml:space="preserve">&lt;file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="bin\Release\Amqp.NetCF39\*.*" target="lib\netcf39" /&gt;</w:t>
      </w:r>
    </w:p>
    <w:p w14:paraId="66655C20"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="bin\Release\Amqp.NetMF42\*.*" target="lib\netmf42" /&gt;</w:t>
      </w:r>
    </w:p>
    <w:p w14:paraId="598C1FD9"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="bin\Release\Amqp.NetMF42\le\*.p*" target="lib\netmf42\le" /&gt;</w:t>
      </w:r>
    </w:p>
    <w:p w14:paraId="6FAEBB12"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="bin\Release\Amqp.NetMF42\be\*.p*" target="lib\netmf42\be" /&gt;</w:t>
      </w:r>
    </w:p>
    <w:p w14:paraId="1D4B8951"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="bin\Release\Amqp.NetMF43\*.*" target="lib\netmf43" /&gt;</w:t>
      </w:r>
    </w:p>
    <w:p w14:paraId="75DFB1ED"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="bin\Release\Amqp.NetMF43\le\*.p*" target="lib\netmf43\le" /&gt;</w:t>
      </w:r>
    </w:p>
    <w:p w14:paraId="21B9D892"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="bin\Release\Amqp.NetMF43\be\*.p*" target="lib\netmf43\be" /&gt;</w:t>
      </w:r>
    </w:p>
    <w:p w14:paraId="71B61C19"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w:t>
      </w:r>
      <w:proofErr w:type="spellStart"/>
      <w:r w:rsidRPr="006B0DBD">
        <w:rPr>
          <w:rFonts w:ascii="Consolas" w:hAnsi="Consolas" w:cs="Consolas"/>
          <w:color w:val="008000"/>
          <w:sz w:val="16"/>
          <w:szCs w:val="19"/>
          <w:highlight w:val="white"/>
        </w:rPr>
        <w:t>Amqp.Store</w:t>
      </w:r>
      <w:proofErr w:type="spellEnd"/>
      <w:r w:rsidRPr="006B0DBD">
        <w:rPr>
          <w:rFonts w:ascii="Consolas" w:hAnsi="Consolas" w:cs="Consolas"/>
          <w:color w:val="008000"/>
          <w:sz w:val="16"/>
          <w:szCs w:val="19"/>
          <w:highlight w:val="white"/>
        </w:rPr>
        <w:t>\*.*" target="lib\windows8" /&gt;</w:t>
      </w:r>
    </w:p>
    <w:p w14:paraId="7260DAB9"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w:t>
      </w:r>
      <w:proofErr w:type="spellStart"/>
      <w:r w:rsidRPr="006B0DBD">
        <w:rPr>
          <w:rFonts w:ascii="Consolas" w:hAnsi="Consolas" w:cs="Consolas"/>
          <w:color w:val="008000"/>
          <w:sz w:val="16"/>
          <w:szCs w:val="19"/>
          <w:highlight w:val="white"/>
        </w:rPr>
        <w:t>Amqp.WP</w:t>
      </w:r>
      <w:proofErr w:type="spellEnd"/>
      <w:r w:rsidRPr="006B0DBD">
        <w:rPr>
          <w:rFonts w:ascii="Consolas" w:hAnsi="Consolas" w:cs="Consolas"/>
          <w:color w:val="008000"/>
          <w:sz w:val="16"/>
          <w:szCs w:val="19"/>
          <w:highlight w:val="white"/>
        </w:rPr>
        <w:t>\*.*" target="lib\windowsphone8" /&gt;</w:t>
      </w:r>
      <w:r w:rsidRPr="006B0DBD">
        <w:rPr>
          <w:rFonts w:ascii="Consolas" w:hAnsi="Consolas" w:cs="Consolas"/>
          <w:color w:val="0000FF"/>
          <w:sz w:val="16"/>
          <w:szCs w:val="19"/>
          <w:highlight w:val="yellow"/>
        </w:rPr>
        <w:t>--&gt;</w:t>
      </w:r>
    </w:p>
    <w:p w14:paraId="7CB8DCBB" w14:textId="08B3DDED" w:rsidR="006B0DBD" w:rsidRPr="006B0DBD" w:rsidRDefault="006B0DBD" w:rsidP="000A0405">
      <w:pPr>
        <w:pBdr>
          <w:top w:val="single" w:sz="4" w:space="1" w:color="auto"/>
          <w:left w:val="single" w:sz="4" w:space="4" w:color="auto"/>
          <w:bottom w:val="single" w:sz="4" w:space="1" w:color="auto"/>
          <w:right w:val="single" w:sz="4" w:space="4" w:color="auto"/>
        </w:pBdr>
        <w:ind w:left="1620"/>
        <w:rPr>
          <w:sz w:val="18"/>
        </w:rPr>
      </w:pPr>
      <w:r w:rsidRPr="006B0DBD">
        <w:rPr>
          <w:rFonts w:ascii="Consolas" w:hAnsi="Consolas" w:cs="Consolas"/>
          <w:color w:val="0000FF"/>
          <w:sz w:val="16"/>
          <w:szCs w:val="19"/>
          <w:highlight w:val="white"/>
        </w:rPr>
        <w:t xml:space="preserve">  &lt;/</w:t>
      </w:r>
      <w:r w:rsidRPr="006B0DBD">
        <w:rPr>
          <w:rFonts w:ascii="Consolas" w:hAnsi="Consolas" w:cs="Consolas"/>
          <w:color w:val="A31515"/>
          <w:sz w:val="16"/>
          <w:szCs w:val="19"/>
          <w:highlight w:val="white"/>
        </w:rPr>
        <w:t>files</w:t>
      </w:r>
      <w:r w:rsidRPr="006B0DBD">
        <w:rPr>
          <w:rFonts w:ascii="Consolas" w:hAnsi="Consolas" w:cs="Consolas"/>
          <w:color w:val="0000FF"/>
          <w:sz w:val="16"/>
          <w:szCs w:val="19"/>
          <w:highlight w:val="white"/>
        </w:rPr>
        <w:t>&gt;</w:t>
      </w:r>
    </w:p>
    <w:p w14:paraId="06972F7F" w14:textId="1BA2B763" w:rsidR="001D672F" w:rsidRPr="000A0405" w:rsidRDefault="001D672F" w:rsidP="000A0405">
      <w:pPr>
        <w:pStyle w:val="ListParagraph"/>
        <w:ind w:left="1800"/>
        <w:rPr>
          <w:i/>
          <w:sz w:val="18"/>
        </w:rPr>
      </w:pPr>
      <w:r w:rsidRPr="000A0405">
        <w:rPr>
          <w:i/>
          <w:sz w:val="18"/>
        </w:rPr>
        <w:t xml:space="preserve">Figure 2: Edited </w:t>
      </w:r>
      <w:proofErr w:type="spellStart"/>
      <w:r w:rsidRPr="000A0405">
        <w:rPr>
          <w:i/>
          <w:sz w:val="18"/>
        </w:rPr>
        <w:t>Amqp.net.nuspec</w:t>
      </w:r>
      <w:proofErr w:type="spellEnd"/>
      <w:r w:rsidRPr="000A0405">
        <w:rPr>
          <w:i/>
          <w:sz w:val="18"/>
        </w:rPr>
        <w:t xml:space="preserve"> file</w:t>
      </w:r>
    </w:p>
    <w:p w14:paraId="2AE300EB" w14:textId="77777777" w:rsidR="001D672F" w:rsidRDefault="001D672F" w:rsidP="000A0405">
      <w:pPr>
        <w:pStyle w:val="ListParagraph"/>
        <w:ind w:left="1800"/>
      </w:pPr>
    </w:p>
    <w:p w14:paraId="26556ECC" w14:textId="28F7BC12" w:rsidR="00B1364D" w:rsidRPr="00B1364D" w:rsidRDefault="00B1364D">
      <w:pPr>
        <w:pStyle w:val="ListParagraph"/>
        <w:numPr>
          <w:ilvl w:val="3"/>
          <w:numId w:val="1"/>
        </w:numPr>
        <w:pPrChange w:id="5" w:author="Ross Gardler (MS OPEN TECH)" w:date="2014-11-26T23:32:00Z">
          <w:pPr>
            <w:pStyle w:val="ListParagraph"/>
            <w:numPr>
              <w:ilvl w:val="2"/>
              <w:numId w:val="1"/>
            </w:numPr>
            <w:ind w:left="2160" w:hanging="180"/>
          </w:pPr>
        </w:pPrChange>
      </w:pPr>
      <w:del w:id="6" w:author="Ross Gardler (MS OPEN TECH)" w:date="2014-11-26T23:32:00Z">
        <w:r w:rsidRPr="00B1364D" w:rsidDel="0070099B">
          <w:delText>Build the project in visual studio</w:delText>
        </w:r>
      </w:del>
    </w:p>
    <w:p w14:paraId="2E49891D" w14:textId="0651ECC7" w:rsidR="001B2248" w:rsidRDefault="001B2248" w:rsidP="000A0405">
      <w:pPr>
        <w:pStyle w:val="ListParagraph"/>
        <w:numPr>
          <w:ilvl w:val="2"/>
          <w:numId w:val="1"/>
        </w:numPr>
        <w:ind w:left="1800"/>
        <w:rPr>
          <w:ins w:id="7" w:author="Ross Gardler" w:date="2014-11-27T15:21:00Z"/>
        </w:rPr>
      </w:pPr>
      <w:ins w:id="8" w:author="Ross Gardler" w:date="2014-11-27T15:21:00Z">
        <w:r>
          <w:t xml:space="preserve">Build the </w:t>
        </w:r>
      </w:ins>
      <w:ins w:id="9" w:author="Ross Gardler" w:date="2014-11-27T15:22:00Z">
        <w:r>
          <w:t xml:space="preserve">AMPQ.NET </w:t>
        </w:r>
      </w:ins>
      <w:ins w:id="10" w:author="Ross Gardler" w:date="2014-11-27T15:21:00Z">
        <w:r>
          <w:t>project in Visual Studio</w:t>
        </w:r>
      </w:ins>
      <w:ins w:id="11" w:author="Ross Gardler" w:date="2014-11-27T15:24:00Z">
        <w:r w:rsidR="00153464">
          <w:t xml:space="preserve">. </w:t>
        </w:r>
      </w:ins>
    </w:p>
    <w:p w14:paraId="776B24EB" w14:textId="78042151" w:rsidR="00696E38" w:rsidRDefault="00696E38" w:rsidP="000A0405">
      <w:pPr>
        <w:pStyle w:val="ListParagraph"/>
        <w:numPr>
          <w:ilvl w:val="2"/>
          <w:numId w:val="1"/>
        </w:numPr>
        <w:ind w:left="1800"/>
      </w:pPr>
      <w:r>
        <w:t xml:space="preserve">Open a Developer Command Prompt for VS2013, and run </w:t>
      </w:r>
      <w:ins w:id="12" w:author="Ross Gardler" w:date="2014-11-27T15:28:00Z">
        <w:r w:rsidR="00153464">
          <w:t>‘</w:t>
        </w:r>
      </w:ins>
      <w:r>
        <w:t>build.cmd</w:t>
      </w:r>
      <w:ins w:id="13" w:author="Ross Gardler" w:date="2014-11-27T15:28:00Z">
        <w:r w:rsidR="00153464">
          <w:t>’</w:t>
        </w:r>
      </w:ins>
      <w:r w:rsidR="00827D05">
        <w:t xml:space="preserve"> from the directory in which you saved </w:t>
      </w:r>
      <w:proofErr w:type="spellStart"/>
      <w:r w:rsidR="00827D05">
        <w:t>AMQPLite</w:t>
      </w:r>
      <w:proofErr w:type="spellEnd"/>
      <w:r>
        <w:t xml:space="preserve">. You should now see </w:t>
      </w:r>
      <w:r w:rsidRPr="00696E38">
        <w:t>AMQPNetLite.0.1.0-</w:t>
      </w:r>
      <w:ins w:id="14" w:author="Ross Gardler" w:date="2014-11-27T15:29:00Z">
        <w:r w:rsidR="00153464">
          <w:t>beta</w:t>
        </w:r>
      </w:ins>
      <w:del w:id="15" w:author="Ross Gardler" w:date="2014-11-27T15:29:00Z">
        <w:r w:rsidRPr="00696E38" w:rsidDel="00153464">
          <w:delText>a</w:delText>
        </w:r>
      </w:del>
      <w:del w:id="16" w:author="Ross Gardler" w:date="2014-11-27T15:28:00Z">
        <w:r w:rsidRPr="00696E38" w:rsidDel="00153464">
          <w:delText>lpha</w:delText>
        </w:r>
      </w:del>
      <w:r w:rsidRPr="00696E38">
        <w:t>.nupkg</w:t>
      </w:r>
      <w:r>
        <w:t xml:space="preserve"> in the build/packages folder.</w:t>
      </w:r>
    </w:p>
    <w:p w14:paraId="3B07E1D3" w14:textId="4D9C768D" w:rsidR="007503F4" w:rsidRDefault="00827D05" w:rsidP="00153464">
      <w:pPr>
        <w:pStyle w:val="ListParagraph"/>
        <w:numPr>
          <w:ilvl w:val="2"/>
          <w:numId w:val="1"/>
        </w:numPr>
        <w:ind w:left="1800"/>
      </w:pPr>
      <w:r>
        <w:t>Back in Visual Studio</w:t>
      </w:r>
      <w:ins w:id="17" w:author="Ross Gardler" w:date="2014-11-27T15:29:00Z">
        <w:r w:rsidR="00153464">
          <w:t xml:space="preserve">. Reopen the connect the dots solution and </w:t>
        </w:r>
      </w:ins>
      <w:del w:id="18" w:author="Ross Gardler" w:date="2014-11-27T15:29:00Z">
        <w:r w:rsidDel="00153464">
          <w:delText xml:space="preserve">, </w:delText>
        </w:r>
      </w:del>
      <w:bookmarkStart w:id="19" w:name="_GoBack"/>
      <w:bookmarkEnd w:id="19"/>
      <w:r>
        <w:t>a</w:t>
      </w:r>
      <w:r w:rsidR="007503F4">
        <w:t xml:space="preserve">dd </w:t>
      </w:r>
      <w:r w:rsidR="00696E38">
        <w:t xml:space="preserve">this folder as a </w:t>
      </w:r>
      <w:r w:rsidR="007503F4">
        <w:t xml:space="preserve">private </w:t>
      </w:r>
      <w:proofErr w:type="spellStart"/>
      <w:r w:rsidR="007503F4">
        <w:t>NuGet</w:t>
      </w:r>
      <w:proofErr w:type="spellEnd"/>
      <w:r w:rsidR="007503F4">
        <w:t xml:space="preserve"> location:</w:t>
      </w:r>
    </w:p>
    <w:p w14:paraId="1C58A07A" w14:textId="022A5273" w:rsidR="007503F4" w:rsidRDefault="007503F4" w:rsidP="000A0405">
      <w:pPr>
        <w:pStyle w:val="ListParagraph"/>
        <w:numPr>
          <w:ilvl w:val="3"/>
          <w:numId w:val="1"/>
        </w:numPr>
        <w:ind w:left="2520"/>
      </w:pPr>
      <w:r>
        <w:t xml:space="preserve">Open Tools, Options, </w:t>
      </w:r>
      <w:proofErr w:type="spellStart"/>
      <w:r>
        <w:t>NuGet</w:t>
      </w:r>
      <w:proofErr w:type="spellEnd"/>
      <w:r>
        <w:t xml:space="preserve"> Package Manager, </w:t>
      </w:r>
      <w:proofErr w:type="gramStart"/>
      <w:r>
        <w:t>Package</w:t>
      </w:r>
      <w:proofErr w:type="gramEnd"/>
      <w:r>
        <w:t xml:space="preserve"> Sources and add “&lt;</w:t>
      </w:r>
      <w:proofErr w:type="spellStart"/>
      <w:r>
        <w:t>your</w:t>
      </w:r>
      <w:r w:rsidR="00696E38">
        <w:t>amqpnetlite</w:t>
      </w:r>
      <w:r>
        <w:t>path</w:t>
      </w:r>
      <w:proofErr w:type="spellEnd"/>
      <w:r>
        <w:t>&gt;\</w:t>
      </w:r>
      <w:r w:rsidRPr="007503F4">
        <w:t>Build\Packages</w:t>
      </w:r>
      <w:r>
        <w:t>” as a new package source.</w:t>
      </w:r>
    </w:p>
    <w:p w14:paraId="2CA9A88C" w14:textId="2926184C" w:rsidR="00696E38" w:rsidRDefault="00696E38" w:rsidP="000A0405">
      <w:pPr>
        <w:pStyle w:val="ListParagraph"/>
        <w:numPr>
          <w:ilvl w:val="2"/>
          <w:numId w:val="1"/>
        </w:numPr>
        <w:ind w:left="1800"/>
      </w:pPr>
      <w:r>
        <w:t xml:space="preserve">Build the ConnectTheDots.sln solution again. </w:t>
      </w:r>
    </w:p>
    <w:p w14:paraId="58C956AD" w14:textId="77777777" w:rsidR="00CF302B" w:rsidRDefault="00CF302B" w:rsidP="00CF302B"/>
    <w:p w14:paraId="5A85088B" w14:textId="7E45E54C" w:rsidR="007F075C" w:rsidRDefault="007F075C" w:rsidP="007F075C">
      <w:pPr>
        <w:pStyle w:val="ListParagraph"/>
        <w:numPr>
          <w:ilvl w:val="0"/>
          <w:numId w:val="1"/>
        </w:numPr>
      </w:pPr>
      <w:r>
        <w:t>Create Azure resources</w:t>
      </w:r>
      <w:r w:rsidR="008F5811">
        <w:t xml:space="preserve"> for Event Hub</w:t>
      </w:r>
      <w:r>
        <w:t>:</w:t>
      </w:r>
    </w:p>
    <w:p w14:paraId="6D5A9E40" w14:textId="41B59CA4" w:rsidR="008F5811" w:rsidRDefault="007F075C" w:rsidP="007F075C">
      <w:pPr>
        <w:pStyle w:val="ListParagraph"/>
        <w:numPr>
          <w:ilvl w:val="1"/>
          <w:numId w:val="1"/>
        </w:numPr>
      </w:pPr>
      <w:r>
        <w:lastRenderedPageBreak/>
        <w:t xml:space="preserve">Download </w:t>
      </w:r>
      <w:proofErr w:type="spellStart"/>
      <w:r>
        <w:t>publishsetting</w:t>
      </w:r>
      <w:proofErr w:type="spellEnd"/>
      <w:r>
        <w:t xml:space="preserve"> file</w:t>
      </w:r>
      <w:r w:rsidR="00EC494B">
        <w:t xml:space="preserve"> from Azure. This will contain information about your current subscription and be used to configure other components of your solution.</w:t>
      </w:r>
    </w:p>
    <w:p w14:paraId="3CA5AB51" w14:textId="4C24E9DC" w:rsidR="007F075C" w:rsidRDefault="008F5811" w:rsidP="008F5811">
      <w:pPr>
        <w:pStyle w:val="ListParagraph"/>
        <w:numPr>
          <w:ilvl w:val="2"/>
          <w:numId w:val="1"/>
        </w:numPr>
      </w:pPr>
      <w:r>
        <w:t xml:space="preserve">Go to </w:t>
      </w:r>
      <w:hyperlink r:id="rId18" w:history="1">
        <w:r w:rsidR="007F075C" w:rsidRPr="00E74A00">
          <w:rPr>
            <w:rStyle w:val="Hyperlink"/>
          </w:rPr>
          <w:t>https://manage.windowsazure.com/publishsettings/index?client=powershell</w:t>
        </w:r>
      </w:hyperlink>
      <w:r w:rsidR="007F075C">
        <w:t>) and save to local disk &lt;</w:t>
      </w:r>
      <w:proofErr w:type="spellStart"/>
      <w:r w:rsidR="007F075C">
        <w:t>publishsettingsfile</w:t>
      </w:r>
      <w:proofErr w:type="spellEnd"/>
      <w:r w:rsidR="007F075C">
        <w:t>&gt; (contains keys to manage all resources in your subscriptions, so handle with care).</w:t>
      </w:r>
      <w:r w:rsidR="00EC494B">
        <w:t xml:space="preserve"> Save this to the same folder as the ConnectTheDotsDeploy.exe file is found (Either Azure\</w:t>
      </w:r>
      <w:proofErr w:type="spellStart"/>
      <w:r w:rsidR="00EC494B">
        <w:t>ConnectTheDotsCloudDeploy</w:t>
      </w:r>
      <w:proofErr w:type="spellEnd"/>
      <w:r w:rsidR="00EC494B">
        <w:t>\bin\Release directory (or \Debug directory, depending upon how you built the solution.)</w:t>
      </w:r>
    </w:p>
    <w:p w14:paraId="3AAA0EB4" w14:textId="57B54F2C" w:rsidR="007F075C" w:rsidRPr="000A0405" w:rsidRDefault="007F075C" w:rsidP="007F075C">
      <w:pPr>
        <w:pStyle w:val="ListParagraph"/>
        <w:numPr>
          <w:ilvl w:val="2"/>
          <w:numId w:val="1"/>
        </w:numPr>
        <w:rPr>
          <w:b/>
        </w:rPr>
      </w:pPr>
      <w:r w:rsidRPr="000A0405">
        <w:rPr>
          <w:b/>
        </w:rPr>
        <w:t>If you have access to multiple subscriptions, make sure the file only contains the subscription that you want to use</w:t>
      </w:r>
      <w:r w:rsidR="00EC494B">
        <w:rPr>
          <w:b/>
        </w:rPr>
        <w:t>. O</w:t>
      </w:r>
      <w:r w:rsidRPr="000A0405">
        <w:rPr>
          <w:b/>
        </w:rPr>
        <w:t xml:space="preserve">therwise, </w:t>
      </w:r>
      <w:r w:rsidR="00EC494B">
        <w:rPr>
          <w:b/>
        </w:rPr>
        <w:t xml:space="preserve">edit and </w:t>
      </w:r>
      <w:r w:rsidRPr="000A0405">
        <w:rPr>
          <w:b/>
        </w:rPr>
        <w:t>remove the other XML elements for the other subscriptions.</w:t>
      </w:r>
      <w:r w:rsidR="00EC494B">
        <w:rPr>
          <w:b/>
        </w:rPr>
        <w:t xml:space="preserve"> </w:t>
      </w:r>
    </w:p>
    <w:p w14:paraId="2902E5C9" w14:textId="61AB3502" w:rsidR="007F075C" w:rsidRDefault="007F075C" w:rsidP="007F075C">
      <w:pPr>
        <w:pStyle w:val="ListParagraph"/>
        <w:numPr>
          <w:ilvl w:val="1"/>
          <w:numId w:val="1"/>
        </w:numPr>
      </w:pPr>
      <w:r>
        <w:t xml:space="preserve">Run </w:t>
      </w:r>
      <w:proofErr w:type="spellStart"/>
      <w:r w:rsidR="000760E3">
        <w:t>ConnectTheDots</w:t>
      </w:r>
      <w:r>
        <w:t>CloudDeploy</w:t>
      </w:r>
      <w:proofErr w:type="spellEnd"/>
      <w:r w:rsidR="006311EC">
        <w:t xml:space="preserve"> from a</w:t>
      </w:r>
      <w:r w:rsidR="00EC494B">
        <w:t>n elevated</w:t>
      </w:r>
      <w:r w:rsidR="006311EC">
        <w:t xml:space="preserve"> command prompt</w:t>
      </w:r>
      <w:r w:rsidR="00EC494B">
        <w:t xml:space="preserve"> (“Run as administrator”) </w:t>
      </w:r>
      <w:r w:rsidR="006311EC">
        <w:t xml:space="preserve">, passing </w:t>
      </w:r>
      <w:r w:rsidR="000760E3">
        <w:t xml:space="preserve">a </w:t>
      </w:r>
      <w:r w:rsidR="006311EC">
        <w:t>name</w:t>
      </w:r>
      <w:r w:rsidR="000760E3">
        <w:t xml:space="preserve"> to be used for all cloud resources,</w:t>
      </w:r>
      <w:r w:rsidR="006311EC">
        <w:t xml:space="preserve"> and </w:t>
      </w:r>
      <w:r w:rsidR="000760E3">
        <w:t xml:space="preserve">the </w:t>
      </w:r>
      <w:proofErr w:type="spellStart"/>
      <w:r w:rsidR="006311EC">
        <w:t>publish</w:t>
      </w:r>
      <w:r w:rsidR="008F5811">
        <w:t>setting</w:t>
      </w:r>
      <w:proofErr w:type="spellEnd"/>
      <w:r w:rsidR="008F5811">
        <w:t xml:space="preserve"> </w:t>
      </w:r>
      <w:r w:rsidR="000760E3">
        <w:t>file</w:t>
      </w:r>
    </w:p>
    <w:p w14:paraId="4E23D381" w14:textId="58DD0738" w:rsidR="008F5811" w:rsidRDefault="008F5811" w:rsidP="00731E32">
      <w:pPr>
        <w:pStyle w:val="ListParagraph"/>
        <w:numPr>
          <w:ilvl w:val="2"/>
          <w:numId w:val="1"/>
        </w:numPr>
      </w:pPr>
      <w:r>
        <w:t>Chose a &lt;name&gt; that has only letters and number</w:t>
      </w:r>
      <w:r w:rsidR="00E67E63">
        <w:t>s – no spaces, dashes, underlines, etc</w:t>
      </w:r>
      <w:r w:rsidR="00EC494B">
        <w:t>. (If</w:t>
      </w:r>
      <w:r w:rsidR="00EC494B" w:rsidRPr="00F5284B">
        <w:t xml:space="preserve"> the </w:t>
      </w:r>
      <w:proofErr w:type="spellStart"/>
      <w:r w:rsidR="00EC494B" w:rsidRPr="00F5284B">
        <w:t>publishsettingsfile</w:t>
      </w:r>
      <w:proofErr w:type="spellEnd"/>
      <w:r w:rsidR="00EC494B" w:rsidRPr="00F5284B">
        <w:t xml:space="preserve"> filename has spaces in it, you will get an error saying the file cannot be found. Surround just the </w:t>
      </w:r>
      <w:proofErr w:type="spellStart"/>
      <w:r w:rsidR="00EC494B" w:rsidRPr="00F5284B">
        <w:t>publishsettingsfile</w:t>
      </w:r>
      <w:proofErr w:type="spellEnd"/>
      <w:r w:rsidR="00EC494B" w:rsidRPr="00F5284B">
        <w:t xml:space="preserve"> with quotation marks and re-run ConnectTheDotsCloudDeploy.exe.</w:t>
      </w:r>
      <w:r w:rsidR="00EC494B">
        <w:t>)</w:t>
      </w:r>
    </w:p>
    <w:p w14:paraId="1E5A5482" w14:textId="77777777" w:rsidR="001D672F" w:rsidRDefault="001D672F" w:rsidP="000A0405">
      <w:pPr>
        <w:pStyle w:val="ListParagraph"/>
        <w:ind w:left="2160"/>
      </w:pPr>
    </w:p>
    <w:p w14:paraId="7170AB16" w14:textId="77777777" w:rsidR="006B0DBD" w:rsidRDefault="006B0DBD" w:rsidP="000A0405">
      <w:pPr>
        <w:pBdr>
          <w:top w:val="single" w:sz="4" w:space="1" w:color="auto"/>
          <w:left w:val="single" w:sz="4" w:space="4" w:color="auto"/>
          <w:bottom w:val="single" w:sz="4" w:space="1" w:color="auto"/>
          <w:right w:val="single" w:sz="4" w:space="4" w:color="auto"/>
        </w:pBdr>
        <w:ind w:left="2160"/>
        <w:rPr>
          <w:rFonts w:ascii="Courier New" w:hAnsi="Courier New" w:cs="Courier New"/>
          <w:sz w:val="16"/>
          <w:szCs w:val="16"/>
        </w:rPr>
      </w:pPr>
      <w:proofErr w:type="gramStart"/>
      <w:r>
        <w:rPr>
          <w:rFonts w:ascii="Courier New" w:hAnsi="Courier New" w:cs="Courier New"/>
          <w:sz w:val="16"/>
          <w:szCs w:val="16"/>
        </w:rPr>
        <w:t>cd</w:t>
      </w:r>
      <w:proofErr w:type="gramEnd"/>
      <w:r>
        <w:rPr>
          <w:rFonts w:ascii="Courier New" w:hAnsi="Courier New" w:cs="Courier New"/>
          <w:sz w:val="16"/>
          <w:szCs w:val="16"/>
        </w:rPr>
        <w:t xml:space="preserve"> </w:t>
      </w:r>
      <w:proofErr w:type="spellStart"/>
      <w:r w:rsidR="000760E3" w:rsidRPr="006B0DBD">
        <w:rPr>
          <w:rFonts w:ascii="Courier New" w:hAnsi="Courier New" w:cs="Courier New"/>
          <w:sz w:val="16"/>
          <w:szCs w:val="16"/>
        </w:rPr>
        <w:t>ConnectTheDotsCloudDeploy</w:t>
      </w:r>
      <w:proofErr w:type="spellEnd"/>
      <w:r w:rsidR="007F075C" w:rsidRPr="006B0DBD">
        <w:rPr>
          <w:rFonts w:ascii="Courier New" w:hAnsi="Courier New" w:cs="Courier New"/>
          <w:sz w:val="16"/>
          <w:szCs w:val="16"/>
        </w:rPr>
        <w:t>\bin\debug\</w:t>
      </w:r>
    </w:p>
    <w:p w14:paraId="6F36140D" w14:textId="2FC0D1B4" w:rsidR="007F075C" w:rsidRDefault="000760E3" w:rsidP="000A0405">
      <w:pPr>
        <w:pBdr>
          <w:top w:val="single" w:sz="4" w:space="1" w:color="auto"/>
          <w:left w:val="single" w:sz="4" w:space="4" w:color="auto"/>
          <w:bottom w:val="single" w:sz="4" w:space="1" w:color="auto"/>
          <w:right w:val="single" w:sz="4" w:space="4" w:color="auto"/>
        </w:pBdr>
        <w:ind w:left="2160"/>
        <w:rPr>
          <w:rFonts w:ascii="Courier New" w:hAnsi="Courier New" w:cs="Courier New"/>
          <w:sz w:val="16"/>
          <w:szCs w:val="16"/>
        </w:rPr>
      </w:pPr>
      <w:r w:rsidRPr="006B0DBD">
        <w:rPr>
          <w:rFonts w:ascii="Courier New" w:hAnsi="Courier New" w:cs="Courier New"/>
          <w:sz w:val="16"/>
          <w:szCs w:val="16"/>
        </w:rPr>
        <w:t>ConnectTheDotsCloudDeploy</w:t>
      </w:r>
      <w:r w:rsidR="007F075C" w:rsidRPr="006B0DBD">
        <w:rPr>
          <w:rFonts w:ascii="Courier New" w:hAnsi="Courier New" w:cs="Courier New"/>
          <w:sz w:val="16"/>
          <w:szCs w:val="16"/>
        </w:rPr>
        <w:t>.exe –n</w:t>
      </w:r>
      <w:r w:rsidR="008F5811" w:rsidRPr="006B0DBD">
        <w:rPr>
          <w:rFonts w:ascii="Courier New" w:hAnsi="Courier New" w:cs="Courier New"/>
          <w:sz w:val="16"/>
          <w:szCs w:val="16"/>
        </w:rPr>
        <w:t xml:space="preserve"> </w:t>
      </w:r>
      <w:r w:rsidR="007F075C" w:rsidRPr="006B0DBD">
        <w:rPr>
          <w:rFonts w:ascii="Courier New" w:hAnsi="Courier New" w:cs="Courier New"/>
          <w:sz w:val="16"/>
          <w:szCs w:val="16"/>
        </w:rPr>
        <w:t>&lt;name&gt; -</w:t>
      </w:r>
      <w:proofErr w:type="spellStart"/>
      <w:r w:rsidR="007F075C" w:rsidRPr="006B0DBD">
        <w:rPr>
          <w:rFonts w:ascii="Courier New" w:hAnsi="Courier New" w:cs="Courier New"/>
          <w:sz w:val="16"/>
          <w:szCs w:val="16"/>
        </w:rPr>
        <w:t>p</w:t>
      </w:r>
      <w:r w:rsidR="008F5811" w:rsidRPr="006B0DBD">
        <w:rPr>
          <w:rFonts w:ascii="Courier New" w:hAnsi="Courier New" w:cs="Courier New"/>
          <w:sz w:val="16"/>
          <w:szCs w:val="16"/>
        </w:rPr>
        <w:t>s</w:t>
      </w:r>
      <w:proofErr w:type="spellEnd"/>
      <w:r w:rsidR="008F5811" w:rsidRPr="006B0DBD">
        <w:rPr>
          <w:rFonts w:ascii="Courier New" w:hAnsi="Courier New" w:cs="Courier New"/>
          <w:sz w:val="16"/>
          <w:szCs w:val="16"/>
        </w:rPr>
        <w:t xml:space="preserve"> </w:t>
      </w:r>
      <w:r w:rsidR="007F075C" w:rsidRPr="006B0DBD">
        <w:rPr>
          <w:rFonts w:ascii="Courier New" w:hAnsi="Courier New" w:cs="Courier New"/>
          <w:sz w:val="16"/>
          <w:szCs w:val="16"/>
        </w:rPr>
        <w:t>&lt;</w:t>
      </w:r>
      <w:proofErr w:type="spellStart"/>
      <w:r w:rsidR="007F075C" w:rsidRPr="006B0DBD">
        <w:rPr>
          <w:rFonts w:ascii="Courier New" w:hAnsi="Courier New" w:cs="Courier New"/>
          <w:sz w:val="16"/>
          <w:szCs w:val="16"/>
        </w:rPr>
        <w:t>publishsettingsfile</w:t>
      </w:r>
      <w:proofErr w:type="spellEnd"/>
      <w:r w:rsidR="007F075C" w:rsidRPr="006B0DBD">
        <w:rPr>
          <w:rFonts w:ascii="Courier New" w:hAnsi="Courier New" w:cs="Courier New"/>
          <w:sz w:val="16"/>
          <w:szCs w:val="16"/>
        </w:rPr>
        <w:t>&gt;</w:t>
      </w:r>
    </w:p>
    <w:p w14:paraId="7AD4013F" w14:textId="5C126D93" w:rsidR="001D672F" w:rsidRPr="000A0405" w:rsidRDefault="001D672F" w:rsidP="000A0405">
      <w:pPr>
        <w:pStyle w:val="ListParagraph"/>
        <w:ind w:left="2160"/>
        <w:rPr>
          <w:i/>
          <w:sz w:val="18"/>
        </w:rPr>
      </w:pPr>
      <w:r>
        <w:rPr>
          <w:i/>
          <w:sz w:val="18"/>
        </w:rPr>
        <w:t>Figure 3</w:t>
      </w:r>
      <w:r w:rsidRPr="00F5284B">
        <w:rPr>
          <w:i/>
          <w:sz w:val="18"/>
        </w:rPr>
        <w:t xml:space="preserve">: </w:t>
      </w:r>
      <w:r>
        <w:rPr>
          <w:i/>
          <w:sz w:val="18"/>
        </w:rPr>
        <w:t>ConnectTheDotsCloudDeploy.exe command line parameters</w:t>
      </w:r>
    </w:p>
    <w:p w14:paraId="67DFACF5" w14:textId="77777777" w:rsidR="001D672F" w:rsidRPr="006B0DBD" w:rsidRDefault="001D672F" w:rsidP="000A0405">
      <w:pPr>
        <w:ind w:left="2160"/>
        <w:rPr>
          <w:rFonts w:ascii="Courier New" w:hAnsi="Courier New" w:cs="Courier New"/>
          <w:sz w:val="16"/>
          <w:szCs w:val="16"/>
        </w:rPr>
      </w:pPr>
    </w:p>
    <w:p w14:paraId="7DB3C636" w14:textId="77777777" w:rsidR="001D672F" w:rsidRDefault="00B85007" w:rsidP="00B85007">
      <w:pPr>
        <w:pStyle w:val="ListParagraph"/>
        <w:numPr>
          <w:ilvl w:val="1"/>
          <w:numId w:val="1"/>
        </w:numPr>
      </w:pPr>
      <w:r>
        <w:t xml:space="preserve">Note the </w:t>
      </w:r>
      <w:r w:rsidRPr="000A0405">
        <w:t>device connection strings</w:t>
      </w:r>
      <w:r>
        <w:t xml:space="preserve"> displayed by the tool, </w:t>
      </w:r>
      <w:r w:rsidR="00731E32">
        <w:t xml:space="preserve">highlighted below, </w:t>
      </w:r>
      <w:r>
        <w:t>as you will need them to provision the devices later</w:t>
      </w:r>
      <w:r w:rsidR="00731E32">
        <w:t>. You might copy and paste into Notepad for easy retrieval.</w:t>
      </w:r>
    </w:p>
    <w:p w14:paraId="4C8FCFF8" w14:textId="001D6865" w:rsidR="00B85007" w:rsidRDefault="00B85007" w:rsidP="000A0405">
      <w:pPr>
        <w:pStyle w:val="ListParagraph"/>
        <w:ind w:left="1440"/>
      </w:pPr>
    </w:p>
    <w:p w14:paraId="4BF2570E" w14:textId="79967784" w:rsidR="009357FE" w:rsidRDefault="00767383"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0A0405">
        <w:rPr>
          <w:rFonts w:ascii="Courier New" w:hAnsi="Courier New" w:cs="Courier New"/>
          <w:i/>
          <w:sz w:val="16"/>
          <w:szCs w:val="16"/>
        </w:rPr>
        <w:t>C</w:t>
      </w:r>
      <w:r w:rsidR="006B0DBD" w:rsidRPr="000A0405">
        <w:rPr>
          <w:rFonts w:ascii="Courier New" w:hAnsi="Courier New" w:cs="Courier New"/>
          <w:i/>
          <w:sz w:val="16"/>
          <w:szCs w:val="16"/>
        </w:rPr>
        <w:t>:\</w:t>
      </w:r>
      <w:r w:rsidRPr="000A0405">
        <w:rPr>
          <w:rFonts w:ascii="Courier New" w:hAnsi="Courier New" w:cs="Courier New"/>
          <w:i/>
          <w:sz w:val="16"/>
          <w:szCs w:val="16"/>
        </w:rPr>
        <w:t>MyProjectLocation</w:t>
      </w:r>
      <w:r w:rsidR="006B0DBD" w:rsidRPr="006B0DBD">
        <w:rPr>
          <w:rFonts w:ascii="Courier New" w:hAnsi="Courier New" w:cs="Courier New"/>
          <w:sz w:val="16"/>
          <w:szCs w:val="16"/>
        </w:rPr>
        <w:t>\connectthedots\Azure\ConnectTheDotsCloudDeploy\bin\Debug&gt;</w:t>
      </w:r>
      <w:r w:rsidR="009357FE">
        <w:rPr>
          <w:rFonts w:ascii="Courier New" w:hAnsi="Courier New" w:cs="Courier New"/>
          <w:sz w:val="16"/>
          <w:szCs w:val="16"/>
        </w:rPr>
        <w:t xml:space="preserve"> </w:t>
      </w:r>
    </w:p>
    <w:p w14:paraId="12CF852F" w14:textId="062F037B" w:rsidR="006B0DBD" w:rsidRPr="006B0DBD" w:rsidRDefault="0079593F"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79593F">
        <w:rPr>
          <w:rFonts w:ascii="Courier New" w:hAnsi="Courier New" w:cs="Courier New"/>
          <w:sz w:val="16"/>
          <w:szCs w:val="16"/>
        </w:rPr>
        <w:t>ConnectTheDotsCloudDeploy</w:t>
      </w:r>
      <w:r w:rsidR="006B0DBD" w:rsidRPr="006B0DBD">
        <w:rPr>
          <w:rFonts w:ascii="Courier New" w:hAnsi="Courier New" w:cs="Courier New"/>
          <w:sz w:val="16"/>
          <w:szCs w:val="16"/>
        </w:rPr>
        <w:t>.exe -n c</w:t>
      </w:r>
      <w:r w:rsidR="006B0DBD">
        <w:rPr>
          <w:rFonts w:ascii="Courier New" w:hAnsi="Courier New" w:cs="Courier New"/>
          <w:sz w:val="16"/>
          <w:szCs w:val="16"/>
        </w:rPr>
        <w:t>td</w:t>
      </w:r>
      <w:r w:rsidR="006B0DBD" w:rsidRPr="006B0DBD">
        <w:rPr>
          <w:rFonts w:ascii="Courier New" w:hAnsi="Courier New" w:cs="Courier New"/>
          <w:sz w:val="16"/>
          <w:szCs w:val="16"/>
        </w:rPr>
        <w:t>test1 -</w:t>
      </w:r>
      <w:proofErr w:type="spellStart"/>
      <w:r w:rsidR="006B0DBD" w:rsidRPr="006B0DBD">
        <w:rPr>
          <w:rFonts w:ascii="Courier New" w:hAnsi="Courier New" w:cs="Courier New"/>
          <w:sz w:val="16"/>
          <w:szCs w:val="16"/>
        </w:rPr>
        <w:t>ps</w:t>
      </w:r>
      <w:proofErr w:type="spellEnd"/>
      <w:r w:rsidR="006B0DBD" w:rsidRPr="006B0DBD">
        <w:rPr>
          <w:rFonts w:ascii="Courier New" w:hAnsi="Courier New" w:cs="Courier New"/>
          <w:sz w:val="16"/>
          <w:szCs w:val="16"/>
        </w:rPr>
        <w:t xml:space="preserve"> </w:t>
      </w:r>
      <w:r w:rsidR="00767383" w:rsidRPr="000A0405">
        <w:rPr>
          <w:rFonts w:ascii="Courier New" w:hAnsi="Courier New" w:cs="Courier New"/>
          <w:i/>
          <w:sz w:val="16"/>
          <w:szCs w:val="16"/>
        </w:rPr>
        <w:t>C:\MyTempFolder</w:t>
      </w:r>
      <w:r w:rsidR="009357FE" w:rsidRPr="000A0405">
        <w:rPr>
          <w:rFonts w:ascii="Courier New" w:hAnsi="Courier New" w:cs="Courier New"/>
          <w:i/>
          <w:sz w:val="16"/>
          <w:szCs w:val="16"/>
        </w:rPr>
        <w:t>\</w:t>
      </w:r>
      <w:r w:rsidR="00767383" w:rsidRPr="000A0405">
        <w:rPr>
          <w:rFonts w:ascii="Courier New" w:hAnsi="Courier New" w:cs="Courier New"/>
          <w:i/>
          <w:sz w:val="16"/>
          <w:szCs w:val="16"/>
        </w:rPr>
        <w:t>MyAzureSubscription</w:t>
      </w:r>
      <w:r w:rsidR="006B0DBD" w:rsidRPr="006B0DBD">
        <w:rPr>
          <w:rFonts w:ascii="Courier New" w:hAnsi="Courier New" w:cs="Courier New"/>
          <w:sz w:val="16"/>
          <w:szCs w:val="16"/>
        </w:rPr>
        <w:t>.publishsettings</w:t>
      </w:r>
    </w:p>
    <w:p w14:paraId="3E3511F3" w14:textId="5405DBFB"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Creating Service Bus namespace c</w:t>
      </w:r>
      <w:r w:rsidR="009357FE">
        <w:rPr>
          <w:rFonts w:ascii="Courier New" w:hAnsi="Courier New" w:cs="Courier New"/>
          <w:sz w:val="16"/>
          <w:szCs w:val="16"/>
        </w:rPr>
        <w:t>t</w:t>
      </w:r>
      <w:r w:rsidRPr="006B0DBD">
        <w:rPr>
          <w:rFonts w:ascii="Courier New" w:hAnsi="Courier New" w:cs="Courier New"/>
          <w:sz w:val="16"/>
          <w:szCs w:val="16"/>
        </w:rPr>
        <w:t>dtest1-ns in location Central US</w:t>
      </w:r>
    </w:p>
    <w:p w14:paraId="14FE61C2"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Namespace cdttest1-ns in state Activating. Waiting...</w:t>
      </w:r>
    </w:p>
    <w:p w14:paraId="7DF91814"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Namespace cdttest1-ns in state Activating. Waiting...</w:t>
      </w:r>
    </w:p>
    <w:p w14:paraId="581DB7D7"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Namespace cdttest1-ns in state Activating. Waiting...</w:t>
      </w:r>
    </w:p>
    <w:p w14:paraId="0722A79F"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 xml:space="preserve">Creating Event Hub </w:t>
      </w:r>
      <w:proofErr w:type="spellStart"/>
      <w:r w:rsidRPr="006B0DBD">
        <w:rPr>
          <w:rFonts w:ascii="Courier New" w:hAnsi="Courier New" w:cs="Courier New"/>
          <w:sz w:val="16"/>
          <w:szCs w:val="16"/>
        </w:rPr>
        <w:t>EHDevices</w:t>
      </w:r>
      <w:proofErr w:type="spellEnd"/>
    </w:p>
    <w:p w14:paraId="5785438B"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 xml:space="preserve">Creating Consumer Group </w:t>
      </w:r>
      <w:proofErr w:type="spellStart"/>
      <w:r w:rsidRPr="006B0DBD">
        <w:rPr>
          <w:rFonts w:ascii="Courier New" w:hAnsi="Courier New" w:cs="Courier New"/>
          <w:sz w:val="16"/>
          <w:szCs w:val="16"/>
        </w:rPr>
        <w:t>WebSite</w:t>
      </w:r>
      <w:proofErr w:type="spellEnd"/>
      <w:r w:rsidRPr="006B0DBD">
        <w:rPr>
          <w:rFonts w:ascii="Courier New" w:hAnsi="Courier New" w:cs="Courier New"/>
          <w:sz w:val="16"/>
          <w:szCs w:val="16"/>
        </w:rPr>
        <w:t xml:space="preserve"> on Event Hub </w:t>
      </w:r>
      <w:proofErr w:type="spellStart"/>
      <w:r w:rsidRPr="006B0DBD">
        <w:rPr>
          <w:rFonts w:ascii="Courier New" w:hAnsi="Courier New" w:cs="Courier New"/>
          <w:sz w:val="16"/>
          <w:szCs w:val="16"/>
        </w:rPr>
        <w:t>EHDevices</w:t>
      </w:r>
      <w:proofErr w:type="spellEnd"/>
    </w:p>
    <w:p w14:paraId="2E7D21F6"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 xml:space="preserve">Creating Consumer Group </w:t>
      </w:r>
      <w:proofErr w:type="spellStart"/>
      <w:r w:rsidRPr="006B0DBD">
        <w:rPr>
          <w:rFonts w:ascii="Courier New" w:hAnsi="Courier New" w:cs="Courier New"/>
          <w:sz w:val="16"/>
          <w:szCs w:val="16"/>
        </w:rPr>
        <w:t>WebSiteLocal</w:t>
      </w:r>
      <w:proofErr w:type="spellEnd"/>
      <w:r w:rsidRPr="006B0DBD">
        <w:rPr>
          <w:rFonts w:ascii="Courier New" w:hAnsi="Courier New" w:cs="Courier New"/>
          <w:sz w:val="16"/>
          <w:szCs w:val="16"/>
        </w:rPr>
        <w:t xml:space="preserve"> on Event Hub </w:t>
      </w:r>
      <w:proofErr w:type="spellStart"/>
      <w:r w:rsidRPr="006B0DBD">
        <w:rPr>
          <w:rFonts w:ascii="Courier New" w:hAnsi="Courier New" w:cs="Courier New"/>
          <w:sz w:val="16"/>
          <w:szCs w:val="16"/>
        </w:rPr>
        <w:t>EHDevices</w:t>
      </w:r>
      <w:proofErr w:type="spellEnd"/>
    </w:p>
    <w:p w14:paraId="118C9484"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 xml:space="preserve">Creating Event Hub </w:t>
      </w:r>
      <w:proofErr w:type="spellStart"/>
      <w:r w:rsidRPr="006B0DBD">
        <w:rPr>
          <w:rFonts w:ascii="Courier New" w:hAnsi="Courier New" w:cs="Courier New"/>
          <w:sz w:val="16"/>
          <w:szCs w:val="16"/>
        </w:rPr>
        <w:t>EHAlerts</w:t>
      </w:r>
      <w:proofErr w:type="spellEnd"/>
    </w:p>
    <w:p w14:paraId="592A3DA1"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 xml:space="preserve">Creating Consumer Group </w:t>
      </w:r>
      <w:proofErr w:type="spellStart"/>
      <w:r w:rsidRPr="006B0DBD">
        <w:rPr>
          <w:rFonts w:ascii="Courier New" w:hAnsi="Courier New" w:cs="Courier New"/>
          <w:sz w:val="16"/>
          <w:szCs w:val="16"/>
        </w:rPr>
        <w:t>WebSite</w:t>
      </w:r>
      <w:proofErr w:type="spellEnd"/>
      <w:r w:rsidRPr="006B0DBD">
        <w:rPr>
          <w:rFonts w:ascii="Courier New" w:hAnsi="Courier New" w:cs="Courier New"/>
          <w:sz w:val="16"/>
          <w:szCs w:val="16"/>
        </w:rPr>
        <w:t xml:space="preserve"> on Event Hub </w:t>
      </w:r>
      <w:proofErr w:type="spellStart"/>
      <w:r w:rsidRPr="006B0DBD">
        <w:rPr>
          <w:rFonts w:ascii="Courier New" w:hAnsi="Courier New" w:cs="Courier New"/>
          <w:sz w:val="16"/>
          <w:szCs w:val="16"/>
        </w:rPr>
        <w:t>EHAlerts</w:t>
      </w:r>
      <w:proofErr w:type="spellEnd"/>
    </w:p>
    <w:p w14:paraId="448B33BD"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 xml:space="preserve">Creating Consumer Group </w:t>
      </w:r>
      <w:proofErr w:type="spellStart"/>
      <w:r w:rsidRPr="006B0DBD">
        <w:rPr>
          <w:rFonts w:ascii="Courier New" w:hAnsi="Courier New" w:cs="Courier New"/>
          <w:sz w:val="16"/>
          <w:szCs w:val="16"/>
        </w:rPr>
        <w:t>WebSiteLocal</w:t>
      </w:r>
      <w:proofErr w:type="spellEnd"/>
      <w:r w:rsidRPr="006B0DBD">
        <w:rPr>
          <w:rFonts w:ascii="Courier New" w:hAnsi="Courier New" w:cs="Courier New"/>
          <w:sz w:val="16"/>
          <w:szCs w:val="16"/>
        </w:rPr>
        <w:t xml:space="preserve"> on Event Hub </w:t>
      </w:r>
      <w:proofErr w:type="spellStart"/>
      <w:r w:rsidRPr="006B0DBD">
        <w:rPr>
          <w:rFonts w:ascii="Courier New" w:hAnsi="Courier New" w:cs="Courier New"/>
          <w:sz w:val="16"/>
          <w:szCs w:val="16"/>
        </w:rPr>
        <w:t>EHAlerts</w:t>
      </w:r>
      <w:proofErr w:type="spellEnd"/>
    </w:p>
    <w:p w14:paraId="2B4CA2DE"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Creating Storage Account cdttest1storage in location Central US</w:t>
      </w:r>
    </w:p>
    <w:p w14:paraId="3610E3E2"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
    <w:p w14:paraId="410328A6"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Service Bus management connection string (i.e. for use in Service Bus Explorer):</w:t>
      </w:r>
    </w:p>
    <w:p w14:paraId="46B09648" w14:textId="61FFEF60"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Endpoint=sb://ct</w:t>
      </w:r>
      <w:r w:rsidR="009357FE">
        <w:rPr>
          <w:rFonts w:ascii="Courier New" w:hAnsi="Courier New" w:cs="Courier New"/>
          <w:sz w:val="16"/>
          <w:szCs w:val="16"/>
        </w:rPr>
        <w:t>d</w:t>
      </w:r>
      <w:r w:rsidRPr="006B0DBD">
        <w:rPr>
          <w:rFonts w:ascii="Courier New" w:hAnsi="Courier New" w:cs="Courier New"/>
          <w:sz w:val="16"/>
          <w:szCs w:val="16"/>
        </w:rPr>
        <w:t>test1-ns.servicebus.windows.net/;SharedAccessKeyName=RootManageSharedAccessKey;SharedAccessKey=</w:t>
      </w:r>
      <w:r w:rsidR="009357FE">
        <w:rPr>
          <w:rFonts w:ascii="Courier New" w:hAnsi="Courier New" w:cs="Courier New"/>
          <w:sz w:val="16"/>
          <w:szCs w:val="16"/>
        </w:rPr>
        <w:t>zzzzzzz</w:t>
      </w:r>
    </w:p>
    <w:p w14:paraId="7F821D45"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
    <w:p w14:paraId="3DA9ED75" w14:textId="77777777" w:rsidR="006B0DBD" w:rsidRPr="009357FE"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highlight w:val="yellow"/>
        </w:rPr>
      </w:pPr>
      <w:r w:rsidRPr="009357FE">
        <w:rPr>
          <w:rFonts w:ascii="Courier New" w:hAnsi="Courier New" w:cs="Courier New"/>
          <w:sz w:val="16"/>
          <w:szCs w:val="16"/>
          <w:highlight w:val="yellow"/>
        </w:rPr>
        <w:t>Device AMQP address strings (for Raspberry PI/devices):</w:t>
      </w:r>
    </w:p>
    <w:p w14:paraId="44D8D213" w14:textId="77777777" w:rsidR="009357FE" w:rsidRPr="009357FE" w:rsidRDefault="009357FE"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highlight w:val="yellow"/>
        </w:rPr>
      </w:pPr>
      <w:r w:rsidRPr="009357FE">
        <w:rPr>
          <w:rFonts w:ascii="Courier New" w:hAnsi="Courier New" w:cs="Courier New"/>
          <w:sz w:val="16"/>
          <w:szCs w:val="16"/>
          <w:highlight w:val="yellow"/>
        </w:rPr>
        <w:t>amqps://D1:xxxxxxxx@yyyyyyyy.servicebus.windows.net</w:t>
      </w:r>
    </w:p>
    <w:p w14:paraId="4CFFF1F4" w14:textId="77777777" w:rsidR="009357FE" w:rsidRPr="009357FE" w:rsidRDefault="009357FE"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highlight w:val="yellow"/>
        </w:rPr>
      </w:pPr>
      <w:r w:rsidRPr="009357FE">
        <w:rPr>
          <w:rFonts w:ascii="Courier New" w:hAnsi="Courier New" w:cs="Courier New"/>
          <w:sz w:val="16"/>
          <w:szCs w:val="16"/>
          <w:highlight w:val="yellow"/>
        </w:rPr>
        <w:t>amqps://D2:xxxxxxxx@yyyyyyyy.servicebus.windows.net</w:t>
      </w:r>
    </w:p>
    <w:p w14:paraId="11F1E952" w14:textId="77777777" w:rsidR="009357FE" w:rsidRPr="009357FE" w:rsidRDefault="009357FE"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highlight w:val="yellow"/>
        </w:rPr>
      </w:pPr>
      <w:r w:rsidRPr="009357FE">
        <w:rPr>
          <w:rFonts w:ascii="Courier New" w:hAnsi="Courier New" w:cs="Courier New"/>
          <w:sz w:val="16"/>
          <w:szCs w:val="16"/>
          <w:highlight w:val="yellow"/>
        </w:rPr>
        <w:t>amqps://D3:xxxxxxxx@yyyyyyyy.servicebus.windows.net</w:t>
      </w:r>
    </w:p>
    <w:p w14:paraId="0890B3CD" w14:textId="77777777" w:rsidR="009357FE" w:rsidRPr="00B85007" w:rsidRDefault="009357FE"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9357FE">
        <w:rPr>
          <w:rFonts w:ascii="Courier New" w:hAnsi="Courier New" w:cs="Courier New"/>
          <w:sz w:val="16"/>
          <w:szCs w:val="16"/>
          <w:highlight w:val="yellow"/>
        </w:rPr>
        <w:t>amqps://D4:xxxxxxxx@yyyyyyyy.servicebus.windows.net</w:t>
      </w:r>
    </w:p>
    <w:p w14:paraId="752817C8"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
    <w:p w14:paraId="1339B12C" w14:textId="63211975" w:rsid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roofErr w:type="spellStart"/>
      <w:r w:rsidRPr="006B0DBD">
        <w:rPr>
          <w:rFonts w:ascii="Courier New" w:hAnsi="Courier New" w:cs="Courier New"/>
          <w:sz w:val="16"/>
          <w:szCs w:val="16"/>
        </w:rPr>
        <w:t>Web.Config</w:t>
      </w:r>
      <w:proofErr w:type="spellEnd"/>
      <w:r w:rsidRPr="006B0DBD">
        <w:rPr>
          <w:rFonts w:ascii="Courier New" w:hAnsi="Courier New" w:cs="Courier New"/>
          <w:sz w:val="16"/>
          <w:szCs w:val="16"/>
        </w:rPr>
        <w:t xml:space="preserve"> saved to </w:t>
      </w:r>
      <w:r w:rsidR="00767383" w:rsidRPr="003E052E">
        <w:rPr>
          <w:rFonts w:ascii="Courier New" w:hAnsi="Courier New" w:cs="Courier New"/>
          <w:i/>
          <w:sz w:val="16"/>
          <w:szCs w:val="16"/>
        </w:rPr>
        <w:t>C:\MyProjectLocation</w:t>
      </w:r>
      <w:r w:rsidRPr="006B0DBD">
        <w:rPr>
          <w:rFonts w:ascii="Courier New" w:hAnsi="Courier New" w:cs="Courier New"/>
          <w:sz w:val="16"/>
          <w:szCs w:val="16"/>
        </w:rPr>
        <w:t>\connectthedots\Azure\ConnectTheDotsWebSite\web.config</w:t>
      </w:r>
    </w:p>
    <w:p w14:paraId="581005C9" w14:textId="13978D4F" w:rsidR="001D672F" w:rsidRPr="00F5284B" w:rsidRDefault="001D672F" w:rsidP="000A0405">
      <w:pPr>
        <w:pStyle w:val="ListParagraph"/>
        <w:ind w:left="1440"/>
        <w:rPr>
          <w:i/>
          <w:sz w:val="18"/>
        </w:rPr>
      </w:pPr>
      <w:r w:rsidRPr="00F5284B">
        <w:rPr>
          <w:i/>
          <w:sz w:val="18"/>
        </w:rPr>
        <w:t xml:space="preserve">Figure </w:t>
      </w:r>
      <w:r>
        <w:rPr>
          <w:i/>
          <w:sz w:val="18"/>
        </w:rPr>
        <w:t>4</w:t>
      </w:r>
      <w:r w:rsidRPr="00F5284B">
        <w:rPr>
          <w:i/>
          <w:sz w:val="18"/>
        </w:rPr>
        <w:t xml:space="preserve">: </w:t>
      </w:r>
      <w:r>
        <w:rPr>
          <w:i/>
          <w:sz w:val="18"/>
        </w:rPr>
        <w:t>ConnectTheDotsCloudDeploy.exe command line output</w:t>
      </w:r>
    </w:p>
    <w:p w14:paraId="0C73028A" w14:textId="77777777" w:rsidR="001D672F" w:rsidRDefault="001D672F" w:rsidP="000A0405">
      <w:pPr>
        <w:ind w:left="1440"/>
      </w:pPr>
    </w:p>
    <w:p w14:paraId="3754BFDA" w14:textId="0055FA90" w:rsidR="009357FE" w:rsidRPr="000A0405" w:rsidRDefault="001D672F" w:rsidP="000A0405">
      <w:pPr>
        <w:ind w:left="1440"/>
      </w:pPr>
      <w:r>
        <w:lastRenderedPageBreak/>
        <w:t>As you can see in Figure 4,</w:t>
      </w:r>
      <w:r w:rsidR="00E67E63">
        <w:t xml:space="preserve"> th</w:t>
      </w:r>
      <w:r>
        <w:t xml:space="preserve">e </w:t>
      </w:r>
      <w:proofErr w:type="spellStart"/>
      <w:r>
        <w:t>ConnectTheDotsCloudDeploy</w:t>
      </w:r>
      <w:proofErr w:type="spellEnd"/>
      <w:r>
        <w:t xml:space="preserve"> command</w:t>
      </w:r>
      <w:r w:rsidR="00E67E63" w:rsidRPr="000A0405">
        <w:t xml:space="preserve"> </w:t>
      </w:r>
      <w:r w:rsidR="00E67E63">
        <w:t xml:space="preserve">created two Event Hubs, </w:t>
      </w:r>
      <w:proofErr w:type="spellStart"/>
      <w:r w:rsidR="00E67E63">
        <w:t>EHDevices</w:t>
      </w:r>
      <w:proofErr w:type="spellEnd"/>
      <w:r w:rsidR="00E67E63">
        <w:t xml:space="preserve"> and </w:t>
      </w:r>
      <w:proofErr w:type="spellStart"/>
      <w:r w:rsidR="00E67E63">
        <w:t>EHAlerts</w:t>
      </w:r>
      <w:proofErr w:type="spellEnd"/>
      <w:r w:rsidR="00E67E63">
        <w:t>, a</w:t>
      </w:r>
      <w:r>
        <w:t>l</w:t>
      </w:r>
      <w:r w:rsidR="00E67E63">
        <w:t>s</w:t>
      </w:r>
      <w:r>
        <w:t>o</w:t>
      </w:r>
      <w:r w:rsidR="00E67E63">
        <w:t xml:space="preserve"> shown in Figure 1 </w:t>
      </w:r>
      <w:r w:rsidR="00E67E63" w:rsidRPr="00E67E63">
        <w:t>ConnectTheDots.IO architecture</w:t>
      </w:r>
      <w:r w:rsidR="00E67E63">
        <w:t xml:space="preserve">, </w:t>
      </w:r>
      <w:r>
        <w:t>earlier</w:t>
      </w:r>
      <w:r w:rsidR="00E67E63">
        <w:t>. It also created four endpoints for AMQP connections from up to four Raspberry Pi devices.</w:t>
      </w:r>
    </w:p>
    <w:p w14:paraId="4E93979E" w14:textId="77777777" w:rsidR="00E67E63" w:rsidRPr="006B0DBD" w:rsidRDefault="00E67E63" w:rsidP="006B0DBD">
      <w:pPr>
        <w:rPr>
          <w:rFonts w:ascii="Courier New" w:hAnsi="Courier New" w:cs="Courier New"/>
          <w:sz w:val="16"/>
          <w:szCs w:val="16"/>
        </w:rPr>
      </w:pPr>
    </w:p>
    <w:p w14:paraId="08AC343B" w14:textId="68963DC9" w:rsidR="007F075C" w:rsidRDefault="007F075C" w:rsidP="007F075C">
      <w:pPr>
        <w:pStyle w:val="ListParagraph"/>
        <w:numPr>
          <w:ilvl w:val="0"/>
          <w:numId w:val="1"/>
        </w:numPr>
      </w:pPr>
      <w:r>
        <w:t xml:space="preserve">Create </w:t>
      </w:r>
      <w:r w:rsidR="00516F75">
        <w:t>three</w:t>
      </w:r>
      <w:r w:rsidR="00731E32">
        <w:t xml:space="preserve"> </w:t>
      </w:r>
      <w:r>
        <w:t xml:space="preserve">Azure Stream Analytics </w:t>
      </w:r>
      <w:r w:rsidR="00731E32">
        <w:t xml:space="preserve">(ASA) </w:t>
      </w:r>
      <w:r>
        <w:t>job</w:t>
      </w:r>
      <w:r w:rsidR="00516F75">
        <w:t>s</w:t>
      </w:r>
    </w:p>
    <w:p w14:paraId="515C7880" w14:textId="66CD3FD4" w:rsidR="007F075C" w:rsidRDefault="007F075C" w:rsidP="007F075C">
      <w:pPr>
        <w:pStyle w:val="ListParagraph"/>
        <w:numPr>
          <w:ilvl w:val="1"/>
          <w:numId w:val="1"/>
        </w:numPr>
      </w:pPr>
      <w:r>
        <w:t xml:space="preserve">Make sure you have access to the  </w:t>
      </w:r>
      <w:r w:rsidR="00731E32">
        <w:t xml:space="preserve">ASA </w:t>
      </w:r>
      <w:r>
        <w:t>preview</w:t>
      </w:r>
      <w:r w:rsidR="00731E32">
        <w:t>&gt; If you don’t,</w:t>
      </w:r>
      <w:r>
        <w:t xml:space="preserve"> sign up at </w:t>
      </w:r>
      <w:hyperlink r:id="rId19" w:history="1">
        <w:r>
          <w:rPr>
            <w:rStyle w:val="Hyperlink"/>
          </w:rPr>
          <w:t>https://account.windowsazure.com/PreviewFeatures</w:t>
        </w:r>
      </w:hyperlink>
      <w:r>
        <w:t xml:space="preserve"> </w:t>
      </w:r>
    </w:p>
    <w:p w14:paraId="7A34F755" w14:textId="6C552D90" w:rsidR="00731E32" w:rsidRDefault="00731E32" w:rsidP="007F075C">
      <w:pPr>
        <w:pStyle w:val="ListParagraph"/>
        <w:numPr>
          <w:ilvl w:val="1"/>
          <w:numId w:val="1"/>
        </w:numPr>
      </w:pPr>
      <w:r>
        <w:t xml:space="preserve">Create </w:t>
      </w:r>
      <w:r w:rsidR="00516F75">
        <w:t>the first job</w:t>
      </w:r>
    </w:p>
    <w:p w14:paraId="6387A1C3" w14:textId="6B1692DC" w:rsidR="007F075C" w:rsidRDefault="00E67E63" w:rsidP="000A0405">
      <w:pPr>
        <w:pStyle w:val="ListParagraph"/>
        <w:numPr>
          <w:ilvl w:val="2"/>
          <w:numId w:val="1"/>
        </w:numPr>
      </w:pPr>
      <w:r>
        <w:t>Open</w:t>
      </w:r>
      <w:r w:rsidR="001570A6">
        <w:t xml:space="preserve"> the </w:t>
      </w:r>
      <w:hyperlink r:id="rId20" w:history="1">
        <w:r w:rsidR="001570A6" w:rsidRPr="001570A6">
          <w:rPr>
            <w:rStyle w:val="Hyperlink"/>
          </w:rPr>
          <w:t>Azure Management Portal</w:t>
        </w:r>
      </w:hyperlink>
      <w:r w:rsidR="001570A6">
        <w:t xml:space="preserve">, </w:t>
      </w:r>
      <w:r>
        <w:t xml:space="preserve">and </w:t>
      </w:r>
      <w:r w:rsidR="001570A6">
        <w:t>c</w:t>
      </w:r>
      <w:r w:rsidR="007F075C">
        <w:t>reate a new job “</w:t>
      </w:r>
      <w:r w:rsidR="007F075C" w:rsidRPr="006311EC">
        <w:rPr>
          <w:b/>
        </w:rPr>
        <w:t>Aggregates</w:t>
      </w:r>
      <w:r w:rsidR="007F075C">
        <w:t>”:</w:t>
      </w:r>
    </w:p>
    <w:p w14:paraId="56A51116" w14:textId="5C0D02DF" w:rsidR="00516F75" w:rsidRDefault="007F075C" w:rsidP="000A0405">
      <w:pPr>
        <w:pStyle w:val="ListParagraph"/>
        <w:numPr>
          <w:ilvl w:val="3"/>
          <w:numId w:val="1"/>
        </w:numPr>
      </w:pPr>
      <w:r>
        <w:t>“+” in lower left corner -&gt; Data Services -&gt; Stream Analytics -&gt; Quick Create -&gt; Job name “Aggregates”.</w:t>
      </w:r>
    </w:p>
    <w:p w14:paraId="1FD4881B" w14:textId="7A341613" w:rsidR="007F075C" w:rsidRDefault="00516F75" w:rsidP="00516F75">
      <w:pPr>
        <w:pStyle w:val="ListParagraph"/>
        <w:numPr>
          <w:ilvl w:val="2"/>
          <w:numId w:val="1"/>
        </w:numPr>
      </w:pPr>
      <w:r>
        <w:t>Create an i</w:t>
      </w:r>
      <w:r w:rsidR="007F075C">
        <w:t>nput</w:t>
      </w:r>
    </w:p>
    <w:p w14:paraId="23E5B9A8" w14:textId="77777777" w:rsidR="00F43DB2" w:rsidRDefault="00BA709E" w:rsidP="00516F75">
      <w:pPr>
        <w:pStyle w:val="ListParagraph"/>
        <w:numPr>
          <w:ilvl w:val="3"/>
          <w:numId w:val="1"/>
        </w:numPr>
      </w:pPr>
      <w:r>
        <w:t>Select the Inputs tab in the Aggregates job</w:t>
      </w:r>
      <w:r w:rsidR="00F43DB2">
        <w:t>.</w:t>
      </w:r>
    </w:p>
    <w:p w14:paraId="37764927" w14:textId="3F1021CC" w:rsidR="007F075C" w:rsidRDefault="007F075C" w:rsidP="000A0405">
      <w:pPr>
        <w:pStyle w:val="ListParagraph"/>
        <w:numPr>
          <w:ilvl w:val="4"/>
          <w:numId w:val="1"/>
        </w:numPr>
      </w:pPr>
      <w:r>
        <w:t>Inputs tab -&gt; Add an Input -&gt; Data Stream, Event Hub</w:t>
      </w:r>
    </w:p>
    <w:p w14:paraId="4FE132BC" w14:textId="77777777" w:rsidR="007F075C" w:rsidRDefault="007F075C" w:rsidP="00516F75">
      <w:pPr>
        <w:pStyle w:val="ListParagraph"/>
        <w:numPr>
          <w:ilvl w:val="3"/>
          <w:numId w:val="1"/>
        </w:numPr>
      </w:pPr>
      <w:r>
        <w:t>Input Alias: “</w:t>
      </w:r>
      <w:proofErr w:type="spellStart"/>
      <w:r>
        <w:t>DevicesInput</w:t>
      </w:r>
      <w:proofErr w:type="spellEnd"/>
      <w:r>
        <w:t>”</w:t>
      </w:r>
    </w:p>
    <w:p w14:paraId="21B2E171" w14:textId="0435EEFB" w:rsidR="00731E32" w:rsidRDefault="00731E32" w:rsidP="00516F75">
      <w:pPr>
        <w:pStyle w:val="ListParagraph"/>
        <w:numPr>
          <w:ilvl w:val="3"/>
          <w:numId w:val="1"/>
        </w:numPr>
      </w:pPr>
      <w:r>
        <w:t>Subscription: “Use Event Hub from Current Subscription”</w:t>
      </w:r>
    </w:p>
    <w:p w14:paraId="0D6440C6" w14:textId="4A0534F7" w:rsidR="007F075C" w:rsidRDefault="007F075C" w:rsidP="00516F75">
      <w:pPr>
        <w:pStyle w:val="ListParagraph"/>
        <w:numPr>
          <w:ilvl w:val="3"/>
          <w:numId w:val="1"/>
        </w:numPr>
      </w:pPr>
      <w:r>
        <w:t xml:space="preserve">Choose the namespace &lt;name&gt;-ns, </w:t>
      </w:r>
      <w:r w:rsidR="00731E32">
        <w:t xml:space="preserve">where &lt;name&gt; is the name you created when running the </w:t>
      </w:r>
      <w:proofErr w:type="spellStart"/>
      <w:r w:rsidR="001D3C2B">
        <w:t>ConnectTheDotsDeploy</w:t>
      </w:r>
      <w:proofErr w:type="spellEnd"/>
      <w:r w:rsidR="001D3C2B">
        <w:t xml:space="preserve"> in step 2.b</w:t>
      </w:r>
      <w:r w:rsidR="00731E32">
        <w:t xml:space="preserve"> above.</w:t>
      </w:r>
    </w:p>
    <w:p w14:paraId="5A15A3AD" w14:textId="77777777" w:rsidR="007F075C" w:rsidRDefault="007F075C" w:rsidP="00516F75">
      <w:pPr>
        <w:pStyle w:val="ListParagraph"/>
        <w:numPr>
          <w:ilvl w:val="3"/>
          <w:numId w:val="1"/>
        </w:numPr>
      </w:pPr>
      <w:r>
        <w:t>Event Hub “</w:t>
      </w:r>
      <w:proofErr w:type="spellStart"/>
      <w:r>
        <w:t>ehdevices</w:t>
      </w:r>
      <w:proofErr w:type="spellEnd"/>
      <w:r>
        <w:t>”</w:t>
      </w:r>
    </w:p>
    <w:p w14:paraId="0B350316" w14:textId="77777777" w:rsidR="007F075C" w:rsidRDefault="007F075C" w:rsidP="00516F75">
      <w:pPr>
        <w:pStyle w:val="ListParagraph"/>
        <w:numPr>
          <w:ilvl w:val="3"/>
          <w:numId w:val="1"/>
        </w:numPr>
      </w:pPr>
      <w:r>
        <w:t>Policy Name: “</w:t>
      </w:r>
      <w:proofErr w:type="spellStart"/>
      <w:r>
        <w:t>StreamingAnalytics</w:t>
      </w:r>
      <w:proofErr w:type="spellEnd"/>
      <w:r>
        <w:t>”</w:t>
      </w:r>
    </w:p>
    <w:p w14:paraId="3469D8E1" w14:textId="3B3FDAC7" w:rsidR="00516F75" w:rsidRDefault="007F075C" w:rsidP="00516F75">
      <w:pPr>
        <w:pStyle w:val="ListParagraph"/>
        <w:numPr>
          <w:ilvl w:val="3"/>
          <w:numId w:val="1"/>
        </w:numPr>
      </w:pPr>
      <w:r>
        <w:t>Serialization: JSON, UTF8</w:t>
      </w:r>
    </w:p>
    <w:p w14:paraId="7BD87430" w14:textId="1C62A4B8" w:rsidR="007F075C" w:rsidRDefault="00731E32" w:rsidP="00516F75">
      <w:pPr>
        <w:pStyle w:val="ListParagraph"/>
        <w:numPr>
          <w:ilvl w:val="2"/>
          <w:numId w:val="1"/>
        </w:numPr>
      </w:pPr>
      <w:r>
        <w:t>Create a q</w:t>
      </w:r>
      <w:r w:rsidR="007F075C">
        <w:t xml:space="preserve">uery </w:t>
      </w:r>
    </w:p>
    <w:p w14:paraId="39EE3EA3" w14:textId="727C23CC" w:rsidR="007F075C" w:rsidRDefault="00BA709E" w:rsidP="00516F75">
      <w:pPr>
        <w:pStyle w:val="ListParagraph"/>
        <w:numPr>
          <w:ilvl w:val="3"/>
          <w:numId w:val="1"/>
        </w:numPr>
      </w:pPr>
      <w:r>
        <w:t xml:space="preserve">Select the </w:t>
      </w:r>
      <w:r w:rsidR="007F075C">
        <w:t>Query tab</w:t>
      </w:r>
      <w:r>
        <w:t xml:space="preserve"> in the Aggregates job</w:t>
      </w:r>
    </w:p>
    <w:p w14:paraId="1EEB6DAA" w14:textId="79C9D85B" w:rsidR="009357FE" w:rsidRDefault="007F075C" w:rsidP="000A0405">
      <w:pPr>
        <w:pStyle w:val="ListParagraph"/>
        <w:numPr>
          <w:ilvl w:val="3"/>
          <w:numId w:val="1"/>
        </w:numPr>
      </w:pPr>
      <w:r>
        <w:t>Copy/paste contents “</w:t>
      </w:r>
      <w:proofErr w:type="spellStart"/>
      <w:r>
        <w:t>Aggregates.sql</w:t>
      </w:r>
      <w:proofErr w:type="spellEnd"/>
      <w:r>
        <w:t>”</w:t>
      </w:r>
      <w:r w:rsidR="00327C8D">
        <w:t xml:space="preserve"> found in the \Azure\</w:t>
      </w:r>
      <w:proofErr w:type="spellStart"/>
      <w:r w:rsidR="00327C8D">
        <w:t>StreamingAnalyticsQueries</w:t>
      </w:r>
      <w:proofErr w:type="spellEnd"/>
      <w:r w:rsidR="00327C8D">
        <w:t xml:space="preserve"> folder in Windows Explorer</w:t>
      </w:r>
    </w:p>
    <w:p w14:paraId="368AEBE2" w14:textId="77777777" w:rsidR="00C71786" w:rsidRDefault="007F075C" w:rsidP="00516F75">
      <w:pPr>
        <w:pStyle w:val="ListParagraph"/>
        <w:numPr>
          <w:ilvl w:val="3"/>
          <w:numId w:val="1"/>
        </w:numPr>
      </w:pPr>
      <w:r>
        <w:t>Save</w:t>
      </w:r>
    </w:p>
    <w:p w14:paraId="5648016F" w14:textId="77777777" w:rsidR="00C71786" w:rsidRDefault="00C71786" w:rsidP="000A0405">
      <w:pPr>
        <w:pStyle w:val="ListParagraph"/>
        <w:ind w:left="2880"/>
      </w:pPr>
    </w:p>
    <w:p w14:paraId="221AE235" w14:textId="0A88012D" w:rsidR="007F075C" w:rsidRDefault="00516F75" w:rsidP="000A0405">
      <w:pPr>
        <w:pStyle w:val="ListParagraph"/>
        <w:ind w:left="2880"/>
      </w:pPr>
      <w:r>
        <w:rPr>
          <w:noProof/>
        </w:rPr>
        <w:drawing>
          <wp:inline distT="0" distB="0" distL="0" distR="0" wp14:anchorId="7BC5747D" wp14:editId="27D5A73F">
            <wp:extent cx="4572000" cy="2158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000" cy="2158025"/>
                    </a:xfrm>
                    <a:prstGeom prst="rect">
                      <a:avLst/>
                    </a:prstGeom>
                  </pic:spPr>
                </pic:pic>
              </a:graphicData>
            </a:graphic>
          </wp:inline>
        </w:drawing>
      </w:r>
    </w:p>
    <w:p w14:paraId="7DC6E89D" w14:textId="59E21990" w:rsidR="00C71786" w:rsidRPr="00F5284B" w:rsidRDefault="00C71786" w:rsidP="000A0405">
      <w:pPr>
        <w:pStyle w:val="ListParagraph"/>
        <w:ind w:left="2880"/>
        <w:rPr>
          <w:i/>
          <w:sz w:val="18"/>
        </w:rPr>
      </w:pPr>
      <w:r w:rsidRPr="00F5284B">
        <w:rPr>
          <w:i/>
          <w:sz w:val="18"/>
        </w:rPr>
        <w:t xml:space="preserve">Figure </w:t>
      </w:r>
      <w:r>
        <w:rPr>
          <w:i/>
          <w:sz w:val="18"/>
        </w:rPr>
        <w:t>5</w:t>
      </w:r>
      <w:r w:rsidRPr="00F5284B">
        <w:rPr>
          <w:i/>
          <w:sz w:val="18"/>
        </w:rPr>
        <w:t xml:space="preserve">: </w:t>
      </w:r>
      <w:r>
        <w:rPr>
          <w:i/>
          <w:sz w:val="18"/>
        </w:rPr>
        <w:t>Creating the Azure Stream Analytics query</w:t>
      </w:r>
    </w:p>
    <w:p w14:paraId="1A153CD4" w14:textId="77777777" w:rsidR="00C71786" w:rsidRDefault="00C71786" w:rsidP="000A0405">
      <w:pPr>
        <w:pStyle w:val="ListParagraph"/>
        <w:ind w:left="2880"/>
      </w:pPr>
    </w:p>
    <w:p w14:paraId="7C64D98D" w14:textId="6B275D39" w:rsidR="007F075C" w:rsidRDefault="007F075C" w:rsidP="00516F75">
      <w:pPr>
        <w:pStyle w:val="ListParagraph"/>
        <w:numPr>
          <w:ilvl w:val="2"/>
          <w:numId w:val="1"/>
        </w:numPr>
      </w:pPr>
      <w:r>
        <w:t xml:space="preserve">Create </w:t>
      </w:r>
      <w:r w:rsidR="00516F75">
        <w:t xml:space="preserve">an </w:t>
      </w:r>
      <w:r>
        <w:t>output</w:t>
      </w:r>
    </w:p>
    <w:p w14:paraId="70BEE04F" w14:textId="77777777" w:rsidR="00F43DB2" w:rsidRDefault="00F43DB2" w:rsidP="00516F75">
      <w:pPr>
        <w:pStyle w:val="ListParagraph"/>
        <w:numPr>
          <w:ilvl w:val="3"/>
          <w:numId w:val="1"/>
        </w:numPr>
      </w:pPr>
      <w:r>
        <w:t>Select the Output tab in the Aggregates job</w:t>
      </w:r>
    </w:p>
    <w:p w14:paraId="43FAEF4F" w14:textId="65B03972" w:rsidR="007F075C" w:rsidRDefault="007F075C" w:rsidP="000A0405">
      <w:pPr>
        <w:pStyle w:val="ListParagraph"/>
        <w:numPr>
          <w:ilvl w:val="4"/>
          <w:numId w:val="1"/>
        </w:numPr>
      </w:pPr>
      <w:r>
        <w:t>Output tab -&gt; Add an Output, Event Hub,</w:t>
      </w:r>
    </w:p>
    <w:p w14:paraId="0CBB718F" w14:textId="77777777" w:rsidR="007F075C" w:rsidRDefault="007F075C" w:rsidP="00516F75">
      <w:pPr>
        <w:pStyle w:val="ListParagraph"/>
        <w:numPr>
          <w:ilvl w:val="3"/>
          <w:numId w:val="1"/>
        </w:numPr>
      </w:pPr>
      <w:r>
        <w:t xml:space="preserve">Choose the namespace &lt;name&gt;-ns, </w:t>
      </w:r>
    </w:p>
    <w:p w14:paraId="0E0035D9" w14:textId="77777777" w:rsidR="007F075C" w:rsidRDefault="007F075C" w:rsidP="00516F75">
      <w:pPr>
        <w:pStyle w:val="ListParagraph"/>
        <w:numPr>
          <w:ilvl w:val="3"/>
          <w:numId w:val="1"/>
        </w:numPr>
      </w:pPr>
      <w:r>
        <w:t>Event Hub “</w:t>
      </w:r>
      <w:proofErr w:type="spellStart"/>
      <w:r>
        <w:t>ehalerts</w:t>
      </w:r>
      <w:proofErr w:type="spellEnd"/>
      <w:r>
        <w:t>”</w:t>
      </w:r>
    </w:p>
    <w:p w14:paraId="391E7078" w14:textId="77777777" w:rsidR="007F075C" w:rsidRDefault="007F075C" w:rsidP="00516F75">
      <w:pPr>
        <w:pStyle w:val="ListParagraph"/>
        <w:numPr>
          <w:ilvl w:val="3"/>
          <w:numId w:val="1"/>
        </w:numPr>
      </w:pPr>
      <w:r>
        <w:lastRenderedPageBreak/>
        <w:t>Policy name “</w:t>
      </w:r>
      <w:proofErr w:type="spellStart"/>
      <w:r>
        <w:t>StreamingAnalytics</w:t>
      </w:r>
      <w:proofErr w:type="spellEnd"/>
      <w:r>
        <w:t>”</w:t>
      </w:r>
    </w:p>
    <w:p w14:paraId="5FCD6CA1" w14:textId="77777777" w:rsidR="007F075C" w:rsidRDefault="007F075C" w:rsidP="00516F75">
      <w:pPr>
        <w:pStyle w:val="ListParagraph"/>
        <w:numPr>
          <w:ilvl w:val="3"/>
          <w:numId w:val="1"/>
        </w:numPr>
      </w:pPr>
      <w:r>
        <w:t>Serialization “JSON”, UTF8</w:t>
      </w:r>
    </w:p>
    <w:p w14:paraId="66CD4FCD" w14:textId="77777777" w:rsidR="007F075C" w:rsidRPr="00A66D22" w:rsidRDefault="007F075C" w:rsidP="00516F75">
      <w:pPr>
        <w:pStyle w:val="ListParagraph"/>
        <w:numPr>
          <w:ilvl w:val="2"/>
          <w:numId w:val="1"/>
        </w:numPr>
      </w:pPr>
      <w:r w:rsidRPr="00A66D22">
        <w:t>Start the Job</w:t>
      </w:r>
    </w:p>
    <w:p w14:paraId="6D7B5A37" w14:textId="77777777" w:rsidR="007F075C" w:rsidRPr="00A66D22" w:rsidRDefault="007F075C" w:rsidP="00516F75">
      <w:pPr>
        <w:pStyle w:val="ListParagraph"/>
        <w:numPr>
          <w:ilvl w:val="3"/>
          <w:numId w:val="1"/>
        </w:numPr>
      </w:pPr>
      <w:r w:rsidRPr="00A66D22">
        <w:t>Dashboard, Start</w:t>
      </w:r>
    </w:p>
    <w:p w14:paraId="3040DBA7" w14:textId="61BEDEC3" w:rsidR="007F075C" w:rsidRDefault="007F075C" w:rsidP="00516F75">
      <w:pPr>
        <w:pStyle w:val="ListParagraph"/>
        <w:numPr>
          <w:ilvl w:val="1"/>
          <w:numId w:val="1"/>
        </w:numPr>
      </w:pPr>
      <w:r>
        <w:t>Create a</w:t>
      </w:r>
      <w:r w:rsidR="00731E32">
        <w:t xml:space="preserve"> second</w:t>
      </w:r>
      <w:r>
        <w:t xml:space="preserve"> job “</w:t>
      </w:r>
      <w:r w:rsidRPr="006311EC">
        <w:rPr>
          <w:b/>
        </w:rPr>
        <w:t>Alerts</w:t>
      </w:r>
      <w:r>
        <w:t xml:space="preserve">”: as above, but use </w:t>
      </w:r>
      <w:r w:rsidR="00A77E94">
        <w:t>“</w:t>
      </w:r>
      <w:proofErr w:type="spellStart"/>
      <w:r w:rsidR="00A77E94">
        <w:t>alert</w:t>
      </w:r>
      <w:r w:rsidR="006311EC">
        <w:t>.sql</w:t>
      </w:r>
      <w:proofErr w:type="spellEnd"/>
      <w:r w:rsidR="006311EC">
        <w:t>” contents for the query (in step iii/2.)</w:t>
      </w:r>
    </w:p>
    <w:p w14:paraId="36A0EF36" w14:textId="140B1B3A" w:rsidR="006B3F01" w:rsidRDefault="006B3F01" w:rsidP="00516F75">
      <w:pPr>
        <w:pStyle w:val="ListParagraph"/>
        <w:numPr>
          <w:ilvl w:val="1"/>
          <w:numId w:val="1"/>
        </w:numPr>
      </w:pPr>
      <w:r>
        <w:t xml:space="preserve">Create a </w:t>
      </w:r>
      <w:r w:rsidR="00731E32">
        <w:t xml:space="preserve">third </w:t>
      </w:r>
      <w:r>
        <w:t>job “</w:t>
      </w:r>
      <w:proofErr w:type="spellStart"/>
      <w:r>
        <w:rPr>
          <w:b/>
        </w:rPr>
        <w:t>LightSensor</w:t>
      </w:r>
      <w:proofErr w:type="spellEnd"/>
      <w:r>
        <w:t>”: as above, but use “</w:t>
      </w:r>
      <w:proofErr w:type="spellStart"/>
      <w:r>
        <w:t>lightsensor.sql</w:t>
      </w:r>
      <w:proofErr w:type="spellEnd"/>
      <w:r>
        <w:t>” contents for the query (in step iii/2.)</w:t>
      </w:r>
    </w:p>
    <w:p w14:paraId="3F0F20C9" w14:textId="39D0E1EC" w:rsidR="00CF302B" w:rsidRDefault="00CF302B" w:rsidP="00CF302B"/>
    <w:p w14:paraId="43377042" w14:textId="37803C7F" w:rsidR="003858E5" w:rsidRDefault="003858E5" w:rsidP="003B64A8">
      <w:pPr>
        <w:pStyle w:val="ListParagraph"/>
        <w:numPr>
          <w:ilvl w:val="0"/>
          <w:numId w:val="1"/>
        </w:numPr>
      </w:pPr>
      <w:r>
        <w:t xml:space="preserve">Publish the Azure Website </w:t>
      </w:r>
    </w:p>
    <w:p w14:paraId="23F57103" w14:textId="5D26EE11" w:rsidR="008F5811" w:rsidRDefault="008F5811" w:rsidP="008F5811">
      <w:pPr>
        <w:pStyle w:val="ListParagraph"/>
        <w:numPr>
          <w:ilvl w:val="1"/>
          <w:numId w:val="1"/>
        </w:numPr>
      </w:pPr>
      <w:r>
        <w:t xml:space="preserve">In VS: Right-click on </w:t>
      </w:r>
      <w:r w:rsidR="00EA5539">
        <w:t>Azure\</w:t>
      </w:r>
      <w:proofErr w:type="spellStart"/>
      <w:r w:rsidR="00EA5539">
        <w:t>ConnectTheDotsWebSite</w:t>
      </w:r>
      <w:proofErr w:type="spellEnd"/>
      <w:r>
        <w:t>, Publish.</w:t>
      </w:r>
    </w:p>
    <w:p w14:paraId="1E68D4EC" w14:textId="77777777" w:rsidR="008F5811" w:rsidRDefault="008F5811" w:rsidP="008F5811">
      <w:pPr>
        <w:pStyle w:val="ListParagraph"/>
        <w:numPr>
          <w:ilvl w:val="1"/>
          <w:numId w:val="1"/>
        </w:numPr>
      </w:pPr>
      <w:r>
        <w:t xml:space="preserve">Select Azure Web Sites, create new one. </w:t>
      </w:r>
    </w:p>
    <w:p w14:paraId="266C547A" w14:textId="7FFE91FC" w:rsidR="004A47F2" w:rsidRDefault="004A47F2" w:rsidP="000A0405">
      <w:pPr>
        <w:pStyle w:val="ListParagraph"/>
        <w:numPr>
          <w:ilvl w:val="2"/>
          <w:numId w:val="1"/>
        </w:numPr>
      </w:pPr>
      <w:r>
        <w:t>Site name: &lt;pick something unique&gt;</w:t>
      </w:r>
    </w:p>
    <w:p w14:paraId="2E39CC3F" w14:textId="574CBFDA" w:rsidR="004A47F2" w:rsidRDefault="004A47F2" w:rsidP="000A0405">
      <w:pPr>
        <w:pStyle w:val="ListParagraph"/>
        <w:numPr>
          <w:ilvl w:val="2"/>
          <w:numId w:val="1"/>
        </w:numPr>
      </w:pPr>
      <w:r>
        <w:t>Region: &lt;pick same region as you used for Stream Analytics&gt;</w:t>
      </w:r>
    </w:p>
    <w:p w14:paraId="57F2EB5E" w14:textId="7AF146D8" w:rsidR="004A47F2" w:rsidRDefault="004A47F2" w:rsidP="000A0405">
      <w:pPr>
        <w:pStyle w:val="ListParagraph"/>
        <w:numPr>
          <w:ilvl w:val="2"/>
          <w:numId w:val="1"/>
        </w:numPr>
      </w:pPr>
      <w:r>
        <w:t>Database server: no database</w:t>
      </w:r>
    </w:p>
    <w:p w14:paraId="60900504" w14:textId="491D58A8" w:rsidR="004A47F2" w:rsidRDefault="00992F40" w:rsidP="000A0405">
      <w:pPr>
        <w:pStyle w:val="ListParagraph"/>
        <w:numPr>
          <w:ilvl w:val="2"/>
          <w:numId w:val="1"/>
        </w:numPr>
      </w:pPr>
      <w:r>
        <w:t>Password: &lt;leave suggested password&gt;</w:t>
      </w:r>
    </w:p>
    <w:p w14:paraId="19FD4780" w14:textId="09203A25" w:rsidR="008F5811" w:rsidRDefault="008F5811" w:rsidP="00E741F2">
      <w:pPr>
        <w:pStyle w:val="ListParagraph"/>
        <w:numPr>
          <w:ilvl w:val="1"/>
          <w:numId w:val="1"/>
        </w:numPr>
      </w:pPr>
      <w:r>
        <w:t>Publish</w:t>
      </w:r>
      <w:r w:rsidR="00DE3A8D">
        <w:t xml:space="preserve"> [Y</w:t>
      </w:r>
      <w:r w:rsidR="00DE3A8D" w:rsidRPr="00DE3A8D">
        <w:t xml:space="preserve">ou might need to install </w:t>
      </w:r>
      <w:proofErr w:type="spellStart"/>
      <w:r w:rsidR="00DE3A8D" w:rsidRPr="00DE3A8D">
        <w:t>WebDeploy</w:t>
      </w:r>
      <w:proofErr w:type="spellEnd"/>
      <w:r w:rsidR="00DE3A8D" w:rsidRPr="00DE3A8D">
        <w:t xml:space="preserve"> extension if you are having an error stating that the Web deployment task failed. You can find </w:t>
      </w:r>
      <w:proofErr w:type="spellStart"/>
      <w:r w:rsidR="00DE3A8D" w:rsidRPr="00DE3A8D">
        <w:t>WebDeploy</w:t>
      </w:r>
      <w:proofErr w:type="spellEnd"/>
      <w:r w:rsidR="00DE3A8D" w:rsidRPr="00DE3A8D">
        <w:t xml:space="preserve"> </w:t>
      </w:r>
      <w:hyperlink r:id="rId22" w:history="1">
        <w:r w:rsidR="00DE3A8D" w:rsidRPr="00DE3A8D">
          <w:rPr>
            <w:rStyle w:val="Hyperlink"/>
          </w:rPr>
          <w:t>here</w:t>
        </w:r>
      </w:hyperlink>
      <w:r w:rsidR="00DE3A8D" w:rsidRPr="00DE3A8D">
        <w:t>)</w:t>
      </w:r>
      <w:r w:rsidR="00DE3A8D">
        <w:t xml:space="preserve">. </w:t>
      </w:r>
    </w:p>
    <w:p w14:paraId="35CA8EEA" w14:textId="77777777" w:rsidR="000760E3" w:rsidRDefault="008F5811" w:rsidP="008F5811">
      <w:pPr>
        <w:pStyle w:val="ListParagraph"/>
        <w:numPr>
          <w:ilvl w:val="1"/>
          <w:numId w:val="1"/>
        </w:numPr>
      </w:pPr>
      <w:r>
        <w:t xml:space="preserve">Enable </w:t>
      </w:r>
      <w:proofErr w:type="spellStart"/>
      <w:r>
        <w:t>WebSockets</w:t>
      </w:r>
      <w:proofErr w:type="spellEnd"/>
      <w:r>
        <w:t xml:space="preserve"> for the new Azure Web site</w:t>
      </w:r>
    </w:p>
    <w:p w14:paraId="6236DB5E" w14:textId="705EE9C3" w:rsidR="008F5811" w:rsidRDefault="000760E3" w:rsidP="000760E3">
      <w:pPr>
        <w:pStyle w:val="ListParagraph"/>
        <w:numPr>
          <w:ilvl w:val="2"/>
          <w:numId w:val="1"/>
        </w:numPr>
      </w:pPr>
      <w:r>
        <w:t xml:space="preserve">Browse to </w:t>
      </w:r>
      <w:hyperlink r:id="rId23" w:history="1">
        <w:r w:rsidR="001D3C2B" w:rsidRPr="00C52B92">
          <w:rPr>
            <w:rStyle w:val="Hyperlink"/>
          </w:rPr>
          <w:t>https://manage.windowsazure.com</w:t>
        </w:r>
      </w:hyperlink>
      <w:r>
        <w:t xml:space="preserve"> and select your Azure Web Site.</w:t>
      </w:r>
    </w:p>
    <w:p w14:paraId="6D8A873A" w14:textId="558B77FF" w:rsidR="008F5811" w:rsidRDefault="000760E3" w:rsidP="008F5811">
      <w:pPr>
        <w:pStyle w:val="ListParagraph"/>
        <w:numPr>
          <w:ilvl w:val="2"/>
          <w:numId w:val="1"/>
        </w:numPr>
      </w:pPr>
      <w:r>
        <w:t xml:space="preserve">Click on the </w:t>
      </w:r>
      <w:r w:rsidR="008F5811">
        <w:t>Configure</w:t>
      </w:r>
      <w:r>
        <w:t xml:space="preserve"> tag. Then set </w:t>
      </w:r>
      <w:proofErr w:type="spellStart"/>
      <w:r w:rsidR="008F5811">
        <w:t>WebSockets</w:t>
      </w:r>
      <w:proofErr w:type="spellEnd"/>
      <w:r>
        <w:t xml:space="preserve"> to </w:t>
      </w:r>
      <w:r w:rsidR="008F5811">
        <w:t xml:space="preserve"> On</w:t>
      </w:r>
    </w:p>
    <w:p w14:paraId="22E30F10" w14:textId="77777777" w:rsidR="00EA5539" w:rsidRDefault="003858E5" w:rsidP="003858E5">
      <w:pPr>
        <w:pStyle w:val="ListParagraph"/>
        <w:numPr>
          <w:ilvl w:val="1"/>
          <w:numId w:val="1"/>
        </w:numPr>
      </w:pPr>
      <w:r>
        <w:t xml:space="preserve">Open </w:t>
      </w:r>
      <w:r w:rsidR="000760E3">
        <w:t xml:space="preserve">the site </w:t>
      </w:r>
      <w:r>
        <w:t xml:space="preserve">in </w:t>
      </w:r>
      <w:r w:rsidR="000760E3">
        <w:t>a b</w:t>
      </w:r>
      <w:r>
        <w:t>rowser</w:t>
      </w:r>
      <w:r w:rsidR="000760E3">
        <w:t xml:space="preserve"> to verify it has deployed correctly.</w:t>
      </w:r>
      <w:r w:rsidR="00EA5539">
        <w:t xml:space="preserve"> </w:t>
      </w:r>
    </w:p>
    <w:p w14:paraId="146C36DB" w14:textId="2725C078" w:rsidR="003858E5" w:rsidRDefault="00767383" w:rsidP="00EA5539">
      <w:pPr>
        <w:pStyle w:val="ListParagraph"/>
        <w:numPr>
          <w:ilvl w:val="2"/>
          <w:numId w:val="1"/>
        </w:numPr>
      </w:pPr>
      <w:r>
        <w:t xml:space="preserve">At the bottom of the page </w:t>
      </w:r>
      <w:r w:rsidR="00EA5539">
        <w:t xml:space="preserve">you should see “Connected.”. </w:t>
      </w:r>
      <w:r w:rsidR="00C71786">
        <w:t>I</w:t>
      </w:r>
      <w:r w:rsidR="00EA5539">
        <w:t xml:space="preserve">f you see “ERROR undefined” you likely didn’t enable </w:t>
      </w:r>
      <w:proofErr w:type="spellStart"/>
      <w:r w:rsidR="00EA5539">
        <w:t>WebSockets</w:t>
      </w:r>
      <w:proofErr w:type="spellEnd"/>
      <w:r w:rsidR="00EA5539">
        <w:t xml:space="preserve"> for the Azure Web Site (step d above).</w:t>
      </w:r>
    </w:p>
    <w:p w14:paraId="2BB1D556" w14:textId="77777777" w:rsidR="00CF302B" w:rsidRDefault="00CF302B" w:rsidP="00CF302B"/>
    <w:p w14:paraId="16811B2B" w14:textId="68B20F87" w:rsidR="006311EC" w:rsidRDefault="00B85007" w:rsidP="006311EC">
      <w:pPr>
        <w:pStyle w:val="ListParagraph"/>
        <w:numPr>
          <w:ilvl w:val="0"/>
          <w:numId w:val="1"/>
        </w:numPr>
      </w:pPr>
      <w:r>
        <w:t>Provision the</w:t>
      </w:r>
      <w:r w:rsidR="006311EC">
        <w:t xml:space="preserve"> Raspberry PI</w:t>
      </w:r>
      <w:r>
        <w:t>:</w:t>
      </w:r>
    </w:p>
    <w:p w14:paraId="65AB0F81" w14:textId="1D55713B" w:rsidR="00BC283A" w:rsidRDefault="00BC283A" w:rsidP="003B64A8">
      <w:pPr>
        <w:pStyle w:val="ListParagraph"/>
        <w:numPr>
          <w:ilvl w:val="1"/>
          <w:numId w:val="1"/>
        </w:numPr>
      </w:pPr>
      <w:r>
        <w:t xml:space="preserve">Connect the Raspberry Pi to a power supply, keyboard, mouse, monitor, and Ethernet cable (or </w:t>
      </w:r>
      <w:r w:rsidR="001E4561">
        <w:t>Wi-Fi</w:t>
      </w:r>
      <w:r>
        <w:t xml:space="preserve"> dongle) with and Internet connection.</w:t>
      </w:r>
    </w:p>
    <w:p w14:paraId="6461D60A" w14:textId="6978F758" w:rsidR="001D04AF" w:rsidRPr="00EA5539" w:rsidRDefault="001D04AF" w:rsidP="003B64A8">
      <w:pPr>
        <w:pStyle w:val="ListParagraph"/>
        <w:numPr>
          <w:ilvl w:val="1"/>
          <w:numId w:val="1"/>
        </w:numPr>
        <w:rPr>
          <w:rStyle w:val="Hyperlink"/>
          <w:color w:val="auto"/>
          <w:u w:val="none"/>
        </w:rPr>
      </w:pPr>
      <w:r>
        <w:t xml:space="preserve">Get a </w:t>
      </w:r>
      <w:proofErr w:type="spellStart"/>
      <w:r>
        <w:t>Raspbian</w:t>
      </w:r>
      <w:proofErr w:type="spellEnd"/>
      <w:r>
        <w:t xml:space="preserve"> NOOB</w:t>
      </w:r>
      <w:r w:rsidR="00EA5539">
        <w:t>S</w:t>
      </w:r>
      <w:r>
        <w:t xml:space="preserve"> SD Card or download a NOOBS image as per the instructions on </w:t>
      </w:r>
      <w:hyperlink r:id="rId24" w:history="1">
        <w:r w:rsidRPr="00B30988">
          <w:rPr>
            <w:rStyle w:val="Hyperlink"/>
          </w:rPr>
          <w:t>http://www.raspberrypi.org/downloads/</w:t>
        </w:r>
      </w:hyperlink>
    </w:p>
    <w:p w14:paraId="24CAAF7B" w14:textId="3B3D28FD" w:rsidR="00EA5539" w:rsidRDefault="00EA5539" w:rsidP="00EA5539">
      <w:pPr>
        <w:pStyle w:val="ListParagraph"/>
        <w:numPr>
          <w:ilvl w:val="1"/>
          <w:numId w:val="1"/>
        </w:numPr>
      </w:pPr>
      <w:r>
        <w:t xml:space="preserve">Boot the NOOBS SD Card and choose </w:t>
      </w:r>
      <w:proofErr w:type="spellStart"/>
      <w:r>
        <w:t>Raspbian</w:t>
      </w:r>
      <w:proofErr w:type="spellEnd"/>
      <w:r>
        <w:t xml:space="preserve"> (see </w:t>
      </w:r>
      <w:hyperlink r:id="rId25" w:history="1">
        <w:r w:rsidRPr="002D7460">
          <w:rPr>
            <w:rStyle w:val="Hyperlink"/>
          </w:rPr>
          <w:t>http://www.raspberrypi.org/help/noobs-setup/</w:t>
        </w:r>
      </w:hyperlink>
      <w:r>
        <w:t xml:space="preserve"> for more information).</w:t>
      </w:r>
    </w:p>
    <w:p w14:paraId="52DC156F" w14:textId="6E557D61" w:rsidR="001D04AF" w:rsidRDefault="001D04AF" w:rsidP="003B64A8">
      <w:pPr>
        <w:pStyle w:val="ListParagraph"/>
        <w:numPr>
          <w:ilvl w:val="1"/>
          <w:numId w:val="1"/>
        </w:numPr>
      </w:pPr>
      <w:r>
        <w:t xml:space="preserve">Connect to the Raspberry PI </w:t>
      </w:r>
      <w:r w:rsidR="00BC283A">
        <w:t>from your laptop</w:t>
      </w:r>
      <w:r>
        <w:t xml:space="preserve">, either via a </w:t>
      </w:r>
      <w:hyperlink r:id="rId26" w:history="1">
        <w:r w:rsidRPr="00A9284C">
          <w:rPr>
            <w:rStyle w:val="Hyperlink"/>
          </w:rPr>
          <w:t>USB-Serial adapter</w:t>
        </w:r>
      </w:hyperlink>
      <w:r>
        <w:t xml:space="preserve"> </w:t>
      </w:r>
      <w:r w:rsidR="00A9284C">
        <w:t xml:space="preserve">or via the network </w:t>
      </w:r>
      <w:r w:rsidR="00BC283A">
        <w:t xml:space="preserve">via SSH </w:t>
      </w:r>
      <w:r w:rsidR="00A9284C">
        <w:t xml:space="preserve">(enable once as per </w:t>
      </w:r>
      <w:hyperlink r:id="rId27" w:history="1">
        <w:r w:rsidR="00A9284C" w:rsidRPr="00A9284C">
          <w:rPr>
            <w:rStyle w:val="Hyperlink"/>
          </w:rPr>
          <w:t>these instructions</w:t>
        </w:r>
      </w:hyperlink>
      <w:r w:rsidR="00A9284C">
        <w:t xml:space="preserve"> while booting via a monitor on HDMI and a USB keyboard).</w:t>
      </w:r>
      <w:r w:rsidR="00BC283A">
        <w:t xml:space="preserve"> To connect using SSH:</w:t>
      </w:r>
    </w:p>
    <w:p w14:paraId="1CC9B241" w14:textId="7C8C9809" w:rsidR="00A9284C" w:rsidRDefault="00A9284C" w:rsidP="00A9284C">
      <w:pPr>
        <w:pStyle w:val="ListParagraph"/>
        <w:numPr>
          <w:ilvl w:val="2"/>
          <w:numId w:val="1"/>
        </w:numPr>
      </w:pPr>
      <w:r>
        <w:t xml:space="preserve">For Windows, download </w:t>
      </w:r>
      <w:proofErr w:type="spellStart"/>
      <w:r>
        <w:t>PuTTY</w:t>
      </w:r>
      <w:proofErr w:type="spellEnd"/>
      <w:r>
        <w:t xml:space="preserve"> and PSCP from </w:t>
      </w:r>
      <w:hyperlink r:id="rId28" w:history="1">
        <w:r w:rsidRPr="00A9284C">
          <w:rPr>
            <w:rStyle w:val="Hyperlink"/>
          </w:rPr>
          <w:t>here</w:t>
        </w:r>
      </w:hyperlink>
      <w:r>
        <w:t>.</w:t>
      </w:r>
    </w:p>
    <w:p w14:paraId="638D2DA3" w14:textId="4ABCB48F" w:rsidR="00BC283A" w:rsidRDefault="00BC283A" w:rsidP="00A9284C">
      <w:pPr>
        <w:pStyle w:val="ListParagraph"/>
        <w:numPr>
          <w:ilvl w:val="2"/>
          <w:numId w:val="1"/>
        </w:numPr>
      </w:pPr>
      <w:r>
        <w:t>Connect to the Pi using the IP address of the Pi.</w:t>
      </w:r>
    </w:p>
    <w:p w14:paraId="2929886C" w14:textId="60B7DE82" w:rsidR="00B85007" w:rsidRDefault="00BC283A" w:rsidP="003B64A8">
      <w:pPr>
        <w:pStyle w:val="ListParagraph"/>
        <w:numPr>
          <w:ilvl w:val="1"/>
          <w:numId w:val="1"/>
        </w:numPr>
      </w:pPr>
      <w:r>
        <w:t>Once you have connected to the Pi, i</w:t>
      </w:r>
      <w:r w:rsidR="003858E5">
        <w:t xml:space="preserve">nstall </w:t>
      </w:r>
      <w:r>
        <w:t xml:space="preserve">on it </w:t>
      </w:r>
      <w:r w:rsidR="007D7E2B">
        <w:t>the M</w:t>
      </w:r>
      <w:r w:rsidR="003858E5">
        <w:t>ono</w:t>
      </w:r>
      <w:r w:rsidR="00B85007">
        <w:t xml:space="preserve"> </w:t>
      </w:r>
      <w:r w:rsidR="007D7E2B">
        <w:t xml:space="preserve">runtime </w:t>
      </w:r>
      <w:r w:rsidR="00B85007">
        <w:t>and root</w:t>
      </w:r>
      <w:r w:rsidR="0037263A">
        <w:t xml:space="preserve"> certs</w:t>
      </w:r>
      <w:r w:rsidR="007D7E2B">
        <w:t xml:space="preserve"> required </w:t>
      </w:r>
      <w:r>
        <w:t xml:space="preserve">for a secure </w:t>
      </w:r>
      <w:r w:rsidR="007D7E2B">
        <w:t>SSL</w:t>
      </w:r>
      <w:r>
        <w:t xml:space="preserve"> connection to Azure</w:t>
      </w:r>
      <w:r w:rsidR="00B85007">
        <w:t>:</w:t>
      </w:r>
    </w:p>
    <w:p w14:paraId="71FC0F85" w14:textId="24C0C859" w:rsidR="003858E5" w:rsidRDefault="0037263A" w:rsidP="00B85007">
      <w:pPr>
        <w:pStyle w:val="ListParagraph"/>
        <w:numPr>
          <w:ilvl w:val="2"/>
          <w:numId w:val="1"/>
        </w:numPr>
      </w:pPr>
      <w:r>
        <w:t>Run the following from a</w:t>
      </w:r>
      <w:r w:rsidR="00B85007">
        <w:t xml:space="preserve"> </w:t>
      </w:r>
      <w:r>
        <w:t>shell (i.e. via SSH)</w:t>
      </w:r>
      <w:r w:rsidR="00CF302B">
        <w:t xml:space="preserve">. </w:t>
      </w:r>
      <w:r w:rsidR="00CF302B">
        <w:br/>
        <w:t xml:space="preserve">Note: </w:t>
      </w:r>
      <w:r w:rsidR="007D7E2B">
        <w:t xml:space="preserve">Especially steps 1 and 2 </w:t>
      </w:r>
      <w:r w:rsidR="00CF302B">
        <w:t>can take a long time to download/un</w:t>
      </w:r>
      <w:r w:rsidR="007D7E2B">
        <w:t>-</w:t>
      </w:r>
      <w:r w:rsidR="00CF302B">
        <w:t>compress</w:t>
      </w:r>
      <w:r w:rsidR="007D7E2B">
        <w:t>.</w:t>
      </w:r>
    </w:p>
    <w:p w14:paraId="0B07D1BF" w14:textId="77777777" w:rsidR="00C71786" w:rsidRDefault="00C71786" w:rsidP="000A0405">
      <w:pPr>
        <w:pStyle w:val="ListParagraph"/>
        <w:ind w:left="2160"/>
      </w:pPr>
    </w:p>
    <w:p w14:paraId="264DCCEB" w14:textId="38B1BBBE" w:rsidR="0037263A" w:rsidRPr="000A0405" w:rsidRDefault="0037263A" w:rsidP="000A0405">
      <w:pPr>
        <w:pBdr>
          <w:top w:val="single" w:sz="4" w:space="1" w:color="auto"/>
          <w:left w:val="single" w:sz="4" w:space="4" w:color="auto"/>
          <w:bottom w:val="single" w:sz="4" w:space="1" w:color="auto"/>
          <w:right w:val="single" w:sz="4" w:space="4" w:color="auto"/>
        </w:pBdr>
        <w:ind w:left="1980"/>
        <w:rPr>
          <w:rFonts w:ascii="Courier New" w:hAnsi="Courier New" w:cs="Courier New"/>
          <w:sz w:val="16"/>
          <w:szCs w:val="16"/>
        </w:rPr>
      </w:pPr>
      <w:proofErr w:type="spellStart"/>
      <w:proofErr w:type="gramStart"/>
      <w:r w:rsidRPr="000A0405">
        <w:rPr>
          <w:rFonts w:ascii="Courier New" w:hAnsi="Courier New" w:cs="Courier New"/>
          <w:sz w:val="16"/>
          <w:szCs w:val="16"/>
        </w:rPr>
        <w:t>sudo</w:t>
      </w:r>
      <w:proofErr w:type="spellEnd"/>
      <w:proofErr w:type="gramEnd"/>
      <w:r w:rsidRPr="000A0405">
        <w:rPr>
          <w:rFonts w:ascii="Courier New" w:hAnsi="Courier New" w:cs="Courier New"/>
          <w:sz w:val="16"/>
          <w:szCs w:val="16"/>
        </w:rPr>
        <w:t xml:space="preserve"> apt-get update</w:t>
      </w:r>
    </w:p>
    <w:p w14:paraId="081C172D" w14:textId="3945153F" w:rsidR="0037263A" w:rsidRPr="000A0405" w:rsidRDefault="0037263A" w:rsidP="000A0405">
      <w:pPr>
        <w:pBdr>
          <w:top w:val="single" w:sz="4" w:space="1" w:color="auto"/>
          <w:left w:val="single" w:sz="4" w:space="4" w:color="auto"/>
          <w:bottom w:val="single" w:sz="4" w:space="1" w:color="auto"/>
          <w:right w:val="single" w:sz="4" w:space="4" w:color="auto"/>
        </w:pBdr>
        <w:ind w:left="1980"/>
        <w:rPr>
          <w:rFonts w:ascii="Courier New" w:hAnsi="Courier New" w:cs="Courier New"/>
          <w:sz w:val="16"/>
          <w:szCs w:val="16"/>
        </w:rPr>
      </w:pPr>
      <w:proofErr w:type="spellStart"/>
      <w:proofErr w:type="gramStart"/>
      <w:r w:rsidRPr="000A0405">
        <w:rPr>
          <w:rFonts w:ascii="Courier New" w:hAnsi="Courier New" w:cs="Courier New"/>
          <w:sz w:val="16"/>
          <w:szCs w:val="16"/>
        </w:rPr>
        <w:t>sudo</w:t>
      </w:r>
      <w:proofErr w:type="spellEnd"/>
      <w:proofErr w:type="gramEnd"/>
      <w:r w:rsidRPr="000A0405">
        <w:rPr>
          <w:rFonts w:ascii="Courier New" w:hAnsi="Courier New" w:cs="Courier New"/>
          <w:sz w:val="16"/>
          <w:szCs w:val="16"/>
        </w:rPr>
        <w:t xml:space="preserve"> apt-get upgrade</w:t>
      </w:r>
    </w:p>
    <w:p w14:paraId="1ABF55A3" w14:textId="0DF47A83" w:rsidR="0037263A" w:rsidRPr="000A0405" w:rsidRDefault="0037263A" w:rsidP="000A0405">
      <w:pPr>
        <w:pBdr>
          <w:top w:val="single" w:sz="4" w:space="1" w:color="auto"/>
          <w:left w:val="single" w:sz="4" w:space="4" w:color="auto"/>
          <w:bottom w:val="single" w:sz="4" w:space="1" w:color="auto"/>
          <w:right w:val="single" w:sz="4" w:space="4" w:color="auto"/>
        </w:pBdr>
        <w:ind w:left="1980"/>
        <w:rPr>
          <w:rFonts w:ascii="Courier New" w:hAnsi="Courier New" w:cs="Courier New"/>
          <w:sz w:val="16"/>
          <w:szCs w:val="16"/>
        </w:rPr>
      </w:pPr>
      <w:proofErr w:type="spellStart"/>
      <w:proofErr w:type="gramStart"/>
      <w:r w:rsidRPr="000A0405">
        <w:rPr>
          <w:rFonts w:ascii="Courier New" w:hAnsi="Courier New" w:cs="Courier New"/>
          <w:sz w:val="16"/>
          <w:szCs w:val="16"/>
        </w:rPr>
        <w:t>sudo</w:t>
      </w:r>
      <w:proofErr w:type="spellEnd"/>
      <w:proofErr w:type="gramEnd"/>
      <w:r w:rsidRPr="000A0405">
        <w:rPr>
          <w:rFonts w:ascii="Courier New" w:hAnsi="Courier New" w:cs="Courier New"/>
          <w:sz w:val="16"/>
          <w:szCs w:val="16"/>
        </w:rPr>
        <w:t xml:space="preserve"> apt-get install mono-complete</w:t>
      </w:r>
    </w:p>
    <w:p w14:paraId="6B8950FA" w14:textId="0420017F" w:rsidR="0037263A" w:rsidRPr="000A0405" w:rsidRDefault="0037263A" w:rsidP="000A0405">
      <w:pPr>
        <w:pBdr>
          <w:top w:val="single" w:sz="4" w:space="1" w:color="auto"/>
          <w:left w:val="single" w:sz="4" w:space="4" w:color="auto"/>
          <w:bottom w:val="single" w:sz="4" w:space="1" w:color="auto"/>
          <w:right w:val="single" w:sz="4" w:space="4" w:color="auto"/>
        </w:pBdr>
        <w:ind w:left="1980"/>
        <w:rPr>
          <w:rFonts w:ascii="Courier New" w:hAnsi="Courier New" w:cs="Courier New"/>
          <w:sz w:val="16"/>
          <w:szCs w:val="16"/>
        </w:rPr>
      </w:pPr>
      <w:proofErr w:type="spellStart"/>
      <w:proofErr w:type="gramStart"/>
      <w:r w:rsidRPr="000A0405">
        <w:rPr>
          <w:rFonts w:ascii="Courier New" w:hAnsi="Courier New" w:cs="Courier New"/>
          <w:sz w:val="16"/>
          <w:szCs w:val="16"/>
        </w:rPr>
        <w:t>mozroots</w:t>
      </w:r>
      <w:proofErr w:type="spellEnd"/>
      <w:proofErr w:type="gramEnd"/>
      <w:r w:rsidRPr="000A0405">
        <w:rPr>
          <w:rFonts w:ascii="Courier New" w:hAnsi="Courier New" w:cs="Courier New"/>
          <w:sz w:val="16"/>
          <w:szCs w:val="16"/>
        </w:rPr>
        <w:t xml:space="preserve"> --import --ask-remove</w:t>
      </w:r>
    </w:p>
    <w:p w14:paraId="0F8EDC62" w14:textId="6696904B" w:rsidR="00C71786" w:rsidRPr="00F5284B" w:rsidRDefault="00C71786" w:rsidP="000A0405">
      <w:pPr>
        <w:pStyle w:val="ListParagraph"/>
        <w:ind w:left="1980"/>
        <w:rPr>
          <w:i/>
          <w:sz w:val="18"/>
        </w:rPr>
      </w:pPr>
      <w:r w:rsidRPr="00F5284B">
        <w:rPr>
          <w:i/>
          <w:sz w:val="18"/>
        </w:rPr>
        <w:t xml:space="preserve">Figure </w:t>
      </w:r>
      <w:r>
        <w:rPr>
          <w:i/>
          <w:sz w:val="18"/>
        </w:rPr>
        <w:t>6</w:t>
      </w:r>
      <w:r w:rsidRPr="00F5284B">
        <w:rPr>
          <w:i/>
          <w:sz w:val="18"/>
        </w:rPr>
        <w:t xml:space="preserve">: </w:t>
      </w:r>
      <w:r>
        <w:rPr>
          <w:i/>
          <w:sz w:val="18"/>
        </w:rPr>
        <w:t>Installing mono on the Raspberry Pi</w:t>
      </w:r>
    </w:p>
    <w:p w14:paraId="271FC168" w14:textId="77777777" w:rsidR="00C71786" w:rsidRPr="002C0715" w:rsidRDefault="00C71786" w:rsidP="000A0405">
      <w:pPr>
        <w:pStyle w:val="ListParagraph"/>
        <w:ind w:left="2880"/>
        <w:rPr>
          <w:rFonts w:ascii="Courier New" w:hAnsi="Courier New" w:cs="Courier New"/>
          <w:sz w:val="16"/>
          <w:szCs w:val="16"/>
        </w:rPr>
      </w:pPr>
    </w:p>
    <w:p w14:paraId="453732A9" w14:textId="3C272B6E" w:rsidR="009766D2" w:rsidRDefault="009766D2" w:rsidP="000760E3">
      <w:pPr>
        <w:pStyle w:val="ListParagraph"/>
        <w:numPr>
          <w:ilvl w:val="1"/>
          <w:numId w:val="1"/>
        </w:numPr>
      </w:pPr>
      <w:r>
        <w:lastRenderedPageBreak/>
        <w:t>Create a directory /home/pi/</w:t>
      </w:r>
      <w:r w:rsidRPr="009766D2">
        <w:t xml:space="preserve"> </w:t>
      </w:r>
      <w:proofErr w:type="spellStart"/>
      <w:r>
        <w:t>RaspberryPiGateway</w:t>
      </w:r>
      <w:proofErr w:type="spellEnd"/>
      <w:r w:rsidR="00C56C3B">
        <w:t xml:space="preserve">. [NOTE: directory names on the Raspberry are CASE SENSITIVE, so </w:t>
      </w:r>
      <w:proofErr w:type="spellStart"/>
      <w:r w:rsidR="00C56C3B">
        <w:t>raspberrypigateway</w:t>
      </w:r>
      <w:proofErr w:type="spellEnd"/>
      <w:r w:rsidR="00C56C3B">
        <w:t xml:space="preserve"> is not the same as </w:t>
      </w:r>
      <w:proofErr w:type="spellStart"/>
      <w:r w:rsidR="00C56C3B">
        <w:t>RaspberryPiGateway</w:t>
      </w:r>
      <w:proofErr w:type="spellEnd"/>
      <w:r w:rsidR="00C56C3B">
        <w:t>]</w:t>
      </w:r>
      <w:r>
        <w:t>:</w:t>
      </w:r>
    </w:p>
    <w:p w14:paraId="37516EB7" w14:textId="77777777" w:rsidR="00C71786" w:rsidRDefault="00C71786" w:rsidP="000A0405">
      <w:pPr>
        <w:pStyle w:val="ListParagraph"/>
        <w:ind w:left="1440"/>
      </w:pPr>
    </w:p>
    <w:p w14:paraId="3C355404" w14:textId="6D81C39A" w:rsidR="009766D2" w:rsidRPr="009766D2" w:rsidRDefault="009766D2" w:rsidP="000A0405">
      <w:pPr>
        <w:pBdr>
          <w:top w:val="single" w:sz="4" w:space="1" w:color="auto"/>
          <w:left w:val="single" w:sz="4" w:space="4" w:color="auto"/>
          <w:bottom w:val="single" w:sz="4" w:space="1" w:color="auto"/>
          <w:right w:val="single" w:sz="4" w:space="4" w:color="auto"/>
        </w:pBdr>
        <w:ind w:left="1980"/>
        <w:rPr>
          <w:rFonts w:ascii="Courier New" w:hAnsi="Courier New" w:cs="Courier New"/>
          <w:sz w:val="16"/>
          <w:szCs w:val="16"/>
        </w:rPr>
      </w:pPr>
      <w:proofErr w:type="spellStart"/>
      <w:proofErr w:type="gramStart"/>
      <w:r w:rsidRPr="009766D2">
        <w:rPr>
          <w:rFonts w:ascii="Courier New" w:hAnsi="Courier New" w:cs="Courier New"/>
          <w:sz w:val="16"/>
          <w:szCs w:val="16"/>
        </w:rPr>
        <w:t>mkdir</w:t>
      </w:r>
      <w:proofErr w:type="spellEnd"/>
      <w:proofErr w:type="gramEnd"/>
      <w:r w:rsidRPr="009766D2">
        <w:rPr>
          <w:rFonts w:ascii="Courier New" w:hAnsi="Courier New" w:cs="Courier New"/>
          <w:sz w:val="16"/>
          <w:szCs w:val="16"/>
        </w:rPr>
        <w:t xml:space="preserve"> /home/pi/ </w:t>
      </w:r>
      <w:proofErr w:type="spellStart"/>
      <w:r w:rsidRPr="009766D2">
        <w:rPr>
          <w:rFonts w:ascii="Courier New" w:hAnsi="Courier New" w:cs="Courier New"/>
          <w:sz w:val="16"/>
          <w:szCs w:val="16"/>
        </w:rPr>
        <w:t>RaspberryPiGateway</w:t>
      </w:r>
      <w:proofErr w:type="spellEnd"/>
    </w:p>
    <w:p w14:paraId="42ECBE43" w14:textId="72A77B06" w:rsidR="00C71786" w:rsidRPr="00F5284B" w:rsidRDefault="00C71786" w:rsidP="00C71786">
      <w:pPr>
        <w:pStyle w:val="ListParagraph"/>
        <w:ind w:left="1980"/>
        <w:rPr>
          <w:i/>
          <w:sz w:val="18"/>
        </w:rPr>
      </w:pPr>
      <w:r w:rsidRPr="00F5284B">
        <w:rPr>
          <w:i/>
          <w:sz w:val="18"/>
        </w:rPr>
        <w:t xml:space="preserve">Figure </w:t>
      </w:r>
      <w:r>
        <w:rPr>
          <w:i/>
          <w:sz w:val="18"/>
        </w:rPr>
        <w:t>7</w:t>
      </w:r>
      <w:r w:rsidRPr="00F5284B">
        <w:rPr>
          <w:i/>
          <w:sz w:val="18"/>
        </w:rPr>
        <w:t xml:space="preserve">: </w:t>
      </w:r>
      <w:r>
        <w:rPr>
          <w:i/>
          <w:sz w:val="18"/>
        </w:rPr>
        <w:t>Creating directory on Raspberry Pi</w:t>
      </w:r>
    </w:p>
    <w:p w14:paraId="4ADD31D5" w14:textId="77777777" w:rsidR="00C71786" w:rsidRDefault="00C71786" w:rsidP="000A0405">
      <w:pPr>
        <w:pStyle w:val="ListParagraph"/>
        <w:ind w:left="1440"/>
      </w:pPr>
    </w:p>
    <w:p w14:paraId="6DEC456B" w14:textId="08E00D34" w:rsidR="003858E5" w:rsidRDefault="00697ACF" w:rsidP="000760E3">
      <w:pPr>
        <w:pStyle w:val="ListParagraph"/>
        <w:numPr>
          <w:ilvl w:val="1"/>
          <w:numId w:val="1"/>
        </w:numPr>
      </w:pPr>
      <w:r>
        <w:t>Using Visual Studio o</w:t>
      </w:r>
      <w:r w:rsidR="00A9284C">
        <w:t>n your PC, u</w:t>
      </w:r>
      <w:r w:rsidR="006311EC">
        <w:t xml:space="preserve">pdate </w:t>
      </w:r>
      <w:r w:rsidR="00B85007" w:rsidRPr="000760E3">
        <w:t>Devices\RaspberryPiGateway</w:t>
      </w:r>
      <w:r w:rsidR="00B85007">
        <w:t>\</w:t>
      </w:r>
      <w:r w:rsidR="003858E5">
        <w:t>sc</w:t>
      </w:r>
      <w:r w:rsidR="00B85007">
        <w:t>r</w:t>
      </w:r>
      <w:r w:rsidR="003858E5">
        <w:t>ipts\</w:t>
      </w:r>
      <w:r w:rsidR="006311EC" w:rsidRPr="007D7E2B">
        <w:rPr>
          <w:b/>
        </w:rPr>
        <w:t>autorun</w:t>
      </w:r>
      <w:r w:rsidR="003858E5" w:rsidRPr="007D7E2B">
        <w:rPr>
          <w:b/>
        </w:rPr>
        <w:t>.sh</w:t>
      </w:r>
      <w:r w:rsidR="006311EC">
        <w:t xml:space="preserve"> with </w:t>
      </w:r>
      <w:r w:rsidR="007B47B5">
        <w:t xml:space="preserve">any </w:t>
      </w:r>
      <w:r w:rsidR="006311EC">
        <w:t xml:space="preserve">one of the </w:t>
      </w:r>
      <w:r w:rsidR="007B47B5">
        <w:t xml:space="preserve">four </w:t>
      </w:r>
      <w:proofErr w:type="spellStart"/>
      <w:r w:rsidR="006311EC">
        <w:t>amqp</w:t>
      </w:r>
      <w:proofErr w:type="spellEnd"/>
      <w:r w:rsidR="006311EC">
        <w:t xml:space="preserve"> address strings returned by </w:t>
      </w:r>
      <w:r w:rsidR="000760E3">
        <w:t>ConnectTheDots</w:t>
      </w:r>
      <w:r w:rsidR="006311EC">
        <w:t>CloudDeploy.exe</w:t>
      </w:r>
      <w:r w:rsidR="000760E3">
        <w:t xml:space="preserve">, i.e. </w:t>
      </w:r>
      <w:r w:rsidR="000760E3" w:rsidRPr="000760E3">
        <w:t>amqps://D</w:t>
      </w:r>
      <w:r w:rsidR="00B85007">
        <w:t>1</w:t>
      </w:r>
      <w:r w:rsidR="000760E3" w:rsidRPr="000760E3">
        <w:t>:</w:t>
      </w:r>
      <w:r w:rsidR="000760E3">
        <w:t>xxxxxxxx</w:t>
      </w:r>
      <w:r w:rsidR="000760E3" w:rsidRPr="000760E3">
        <w:t>@</w:t>
      </w:r>
      <w:r w:rsidR="00B85007">
        <w:t>yyyyyyyy</w:t>
      </w:r>
      <w:r w:rsidR="000760E3" w:rsidRPr="000760E3">
        <w:t>.servicebus.windows.net</w:t>
      </w:r>
      <w:r w:rsidR="002C0715">
        <w:t>:</w:t>
      </w:r>
    </w:p>
    <w:p w14:paraId="747BE7B7" w14:textId="77777777" w:rsidR="00BC283A" w:rsidRDefault="00BC283A" w:rsidP="000A0405">
      <w:pPr>
        <w:pStyle w:val="ListParagraph"/>
        <w:ind w:left="1440"/>
      </w:pPr>
    </w:p>
    <w:p w14:paraId="635F5DAE" w14:textId="77777777" w:rsidR="002C0715" w:rsidRDefault="002C0715" w:rsidP="000A0405">
      <w:pPr>
        <w:keepNext/>
        <w:keepLines/>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Pr>
          <w:rFonts w:ascii="Courier New" w:hAnsi="Courier New" w:cs="Courier New"/>
          <w:sz w:val="16"/>
          <w:szCs w:val="16"/>
        </w:rPr>
        <w:t>…</w:t>
      </w:r>
    </w:p>
    <w:p w14:paraId="2CDA1468" w14:textId="5C99C51C" w:rsidR="002C0715" w:rsidRPr="002C0715" w:rsidRDefault="002C0715" w:rsidP="000A0405">
      <w:pPr>
        <w:keepNext/>
        <w:keepLines/>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roofErr w:type="gramStart"/>
      <w:r w:rsidRPr="002C0715">
        <w:rPr>
          <w:rFonts w:ascii="Courier New" w:hAnsi="Courier New" w:cs="Courier New"/>
          <w:sz w:val="16"/>
          <w:szCs w:val="16"/>
        </w:rPr>
        <w:t>#!/</w:t>
      </w:r>
      <w:proofErr w:type="gramEnd"/>
      <w:r w:rsidRPr="002C0715">
        <w:rPr>
          <w:rFonts w:ascii="Courier New" w:hAnsi="Courier New" w:cs="Courier New"/>
          <w:sz w:val="16"/>
          <w:szCs w:val="16"/>
        </w:rPr>
        <w:t>bin/bash</w:t>
      </w:r>
    </w:p>
    <w:p w14:paraId="454DAC5A" w14:textId="77777777" w:rsidR="002C0715" w:rsidRPr="002C0715" w:rsidRDefault="002C0715" w:rsidP="000A0405">
      <w:pPr>
        <w:keepNext/>
        <w:keepLines/>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roofErr w:type="gramStart"/>
      <w:r w:rsidRPr="002C0715">
        <w:rPr>
          <w:rFonts w:ascii="Courier New" w:hAnsi="Courier New" w:cs="Courier New"/>
          <w:sz w:val="16"/>
          <w:szCs w:val="16"/>
        </w:rPr>
        <w:t>echo</w:t>
      </w:r>
      <w:proofErr w:type="gramEnd"/>
      <w:r w:rsidRPr="002C0715">
        <w:rPr>
          <w:rFonts w:ascii="Courier New" w:hAnsi="Courier New" w:cs="Courier New"/>
          <w:sz w:val="16"/>
          <w:szCs w:val="16"/>
        </w:rPr>
        <w:t xml:space="preserve"> "Running </w:t>
      </w:r>
      <w:proofErr w:type="spellStart"/>
      <w:r w:rsidRPr="002C0715">
        <w:rPr>
          <w:rFonts w:ascii="Courier New" w:hAnsi="Courier New" w:cs="Courier New"/>
          <w:sz w:val="16"/>
          <w:szCs w:val="16"/>
        </w:rPr>
        <w:t>CloudDemo</w:t>
      </w:r>
      <w:proofErr w:type="spellEnd"/>
      <w:r w:rsidRPr="002C0715">
        <w:rPr>
          <w:rFonts w:ascii="Courier New" w:hAnsi="Courier New" w:cs="Courier New"/>
          <w:sz w:val="16"/>
          <w:szCs w:val="16"/>
        </w:rPr>
        <w:t>..."</w:t>
      </w:r>
    </w:p>
    <w:p w14:paraId="4FD9D8FA" w14:textId="434E8C37" w:rsidR="002C0715" w:rsidRDefault="002C0715" w:rsidP="000A0405">
      <w:pPr>
        <w:keepNext/>
        <w:keepLines/>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2C0715">
        <w:rPr>
          <w:rFonts w:ascii="Courier New" w:hAnsi="Courier New" w:cs="Courier New"/>
          <w:sz w:val="16"/>
          <w:szCs w:val="16"/>
        </w:rPr>
        <w:t>#</w:t>
      </w:r>
      <w:proofErr w:type="spellStart"/>
      <w:r w:rsidRPr="002C0715">
        <w:rPr>
          <w:rFonts w:ascii="Courier New" w:hAnsi="Courier New" w:cs="Courier New"/>
          <w:sz w:val="16"/>
          <w:szCs w:val="16"/>
        </w:rPr>
        <w:t>sudo</w:t>
      </w:r>
      <w:proofErr w:type="spellEnd"/>
      <w:r w:rsidRPr="002C0715">
        <w:rPr>
          <w:rFonts w:ascii="Courier New" w:hAnsi="Courier New" w:cs="Courier New"/>
          <w:sz w:val="16"/>
          <w:szCs w:val="16"/>
        </w:rPr>
        <w:t xml:space="preserve"> -u pi /</w:t>
      </w:r>
      <w:proofErr w:type="spellStart"/>
      <w:r w:rsidRPr="002C0715">
        <w:rPr>
          <w:rFonts w:ascii="Courier New" w:hAnsi="Courier New" w:cs="Courier New"/>
          <w:sz w:val="16"/>
          <w:szCs w:val="16"/>
        </w:rPr>
        <w:t>usr</w:t>
      </w:r>
      <w:proofErr w:type="spellEnd"/>
      <w:r w:rsidRPr="002C0715">
        <w:rPr>
          <w:rFonts w:ascii="Courier New" w:hAnsi="Courier New" w:cs="Courier New"/>
          <w:sz w:val="16"/>
          <w:szCs w:val="16"/>
        </w:rPr>
        <w:t>/bin/mono /home/pi/</w:t>
      </w:r>
      <w:proofErr w:type="spellStart"/>
      <w:r w:rsidRPr="002C0715">
        <w:rPr>
          <w:rFonts w:ascii="Courier New" w:hAnsi="Courier New" w:cs="Courier New"/>
          <w:sz w:val="16"/>
          <w:szCs w:val="16"/>
        </w:rPr>
        <w:t>RaspberryPiGateway</w:t>
      </w:r>
      <w:proofErr w:type="spellEnd"/>
      <w:r w:rsidRPr="002C0715">
        <w:rPr>
          <w:rFonts w:ascii="Courier New" w:hAnsi="Courier New" w:cs="Courier New"/>
          <w:sz w:val="16"/>
          <w:szCs w:val="16"/>
        </w:rPr>
        <w:t>/RaspberryPiGateway.exe -forever -</w:t>
      </w:r>
      <w:proofErr w:type="spellStart"/>
      <w:r w:rsidRPr="002C0715">
        <w:rPr>
          <w:rFonts w:ascii="Courier New" w:hAnsi="Courier New" w:cs="Courier New"/>
          <w:sz w:val="16"/>
          <w:szCs w:val="16"/>
        </w:rPr>
        <w:t>deviceid</w:t>
      </w:r>
      <w:proofErr w:type="spellEnd"/>
      <w:r w:rsidRPr="002C0715">
        <w:rPr>
          <w:rFonts w:ascii="Courier New" w:hAnsi="Courier New" w:cs="Courier New"/>
          <w:sz w:val="16"/>
          <w:szCs w:val="16"/>
        </w:rPr>
        <w:t xml:space="preserve"> C8CA5B13-A550-4FF0-B823-46D8A2640880 -</w:t>
      </w:r>
      <w:proofErr w:type="spellStart"/>
      <w:r w:rsidRPr="002C0715">
        <w:rPr>
          <w:rFonts w:ascii="Courier New" w:hAnsi="Courier New" w:cs="Courier New"/>
          <w:sz w:val="16"/>
          <w:szCs w:val="16"/>
        </w:rPr>
        <w:t>devicename</w:t>
      </w:r>
      <w:proofErr w:type="spellEnd"/>
      <w:r w:rsidRPr="002C0715">
        <w:rPr>
          <w:rFonts w:ascii="Courier New" w:hAnsi="Courier New" w:cs="Courier New"/>
          <w:sz w:val="16"/>
          <w:szCs w:val="16"/>
        </w:rPr>
        <w:t xml:space="preserve"> "R-PI 001" -address </w:t>
      </w:r>
      <w:r w:rsidRPr="002C0715">
        <w:rPr>
          <w:rFonts w:ascii="Courier New" w:hAnsi="Courier New" w:cs="Courier New"/>
          <w:sz w:val="16"/>
          <w:szCs w:val="16"/>
          <w:highlight w:val="yellow"/>
        </w:rPr>
        <w:t>amqps://D1:xxxxxxxx@yyyyyyyy.servicebus.windows.net</w:t>
      </w:r>
      <w:r w:rsidRPr="002C0715">
        <w:rPr>
          <w:rFonts w:ascii="Courier New" w:hAnsi="Courier New" w:cs="Courier New"/>
          <w:sz w:val="16"/>
          <w:szCs w:val="16"/>
        </w:rPr>
        <w:t xml:space="preserve"> -target </w:t>
      </w:r>
      <w:proofErr w:type="spellStart"/>
      <w:r w:rsidRPr="002C0715">
        <w:rPr>
          <w:rFonts w:ascii="Courier New" w:hAnsi="Courier New" w:cs="Courier New"/>
          <w:sz w:val="16"/>
          <w:szCs w:val="16"/>
        </w:rPr>
        <w:t>ehdevices</w:t>
      </w:r>
      <w:proofErr w:type="spellEnd"/>
      <w:r w:rsidRPr="002C0715">
        <w:rPr>
          <w:rFonts w:ascii="Courier New" w:hAnsi="Courier New" w:cs="Courier New"/>
          <w:sz w:val="16"/>
          <w:szCs w:val="16"/>
        </w:rPr>
        <w:t xml:space="preserve"> -</w:t>
      </w:r>
      <w:proofErr w:type="spellStart"/>
      <w:r w:rsidRPr="002C0715">
        <w:rPr>
          <w:rFonts w:ascii="Courier New" w:hAnsi="Courier New" w:cs="Courier New"/>
          <w:sz w:val="16"/>
          <w:szCs w:val="16"/>
        </w:rPr>
        <w:t>tracelevel</w:t>
      </w:r>
      <w:proofErr w:type="spellEnd"/>
      <w:r w:rsidRPr="002C0715">
        <w:rPr>
          <w:rFonts w:ascii="Courier New" w:hAnsi="Courier New" w:cs="Courier New"/>
          <w:sz w:val="16"/>
          <w:szCs w:val="16"/>
        </w:rPr>
        <w:t xml:space="preserve"> information &gt;&gt; /home/pi/</w:t>
      </w:r>
      <w:proofErr w:type="spellStart"/>
      <w:r w:rsidRPr="002C0715">
        <w:rPr>
          <w:rFonts w:ascii="Courier New" w:hAnsi="Courier New" w:cs="Courier New"/>
          <w:sz w:val="16"/>
          <w:szCs w:val="16"/>
        </w:rPr>
        <w:t>RaspberryPiGateway</w:t>
      </w:r>
      <w:proofErr w:type="spellEnd"/>
      <w:r w:rsidRPr="002C0715">
        <w:rPr>
          <w:rFonts w:ascii="Courier New" w:hAnsi="Courier New" w:cs="Courier New"/>
          <w:sz w:val="16"/>
          <w:szCs w:val="16"/>
        </w:rPr>
        <w:t>/RaspberryPiGateway.log &amp;</w:t>
      </w:r>
    </w:p>
    <w:p w14:paraId="3765F731" w14:textId="742727D3" w:rsidR="002C0715" w:rsidRDefault="002C0715"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Pr>
          <w:rFonts w:ascii="Courier New" w:hAnsi="Courier New" w:cs="Courier New"/>
          <w:sz w:val="16"/>
          <w:szCs w:val="16"/>
        </w:rPr>
        <w:t>…</w:t>
      </w:r>
    </w:p>
    <w:p w14:paraId="3DAC8B51" w14:textId="194494FC" w:rsidR="00C71786" w:rsidRPr="00F5284B" w:rsidRDefault="00C71786" w:rsidP="000A0405">
      <w:pPr>
        <w:pStyle w:val="ListParagraph"/>
        <w:ind w:left="1440"/>
        <w:rPr>
          <w:i/>
          <w:sz w:val="18"/>
        </w:rPr>
      </w:pPr>
      <w:r w:rsidRPr="00F5284B">
        <w:rPr>
          <w:i/>
          <w:sz w:val="18"/>
        </w:rPr>
        <w:t xml:space="preserve">Figure </w:t>
      </w:r>
      <w:r>
        <w:rPr>
          <w:i/>
          <w:sz w:val="18"/>
        </w:rPr>
        <w:t>8</w:t>
      </w:r>
      <w:r w:rsidRPr="00F5284B">
        <w:rPr>
          <w:i/>
          <w:sz w:val="18"/>
        </w:rPr>
        <w:t xml:space="preserve">: </w:t>
      </w:r>
      <w:r>
        <w:rPr>
          <w:i/>
          <w:sz w:val="18"/>
        </w:rPr>
        <w:t>Updating the autorun.sh file on your PC before copying to the Raspberry Pi</w:t>
      </w:r>
    </w:p>
    <w:p w14:paraId="65E62F31" w14:textId="77777777" w:rsidR="00C71786" w:rsidRDefault="00C71786" w:rsidP="000A0405">
      <w:pPr>
        <w:ind w:left="1440"/>
      </w:pPr>
    </w:p>
    <w:p w14:paraId="319AAD3E" w14:textId="2AECA4F0" w:rsidR="00697ACF" w:rsidRDefault="00697ACF" w:rsidP="000A0405">
      <w:pPr>
        <w:ind w:left="1440"/>
      </w:pPr>
      <w:r>
        <w:t>You can also change the –</w:t>
      </w:r>
      <w:proofErr w:type="spellStart"/>
      <w:r>
        <w:t>devicename</w:t>
      </w:r>
      <w:proofErr w:type="spellEnd"/>
      <w:r>
        <w:t xml:space="preserve"> from “R-PI 001” if you like. This is the device name that will show up in the website.</w:t>
      </w:r>
    </w:p>
    <w:p w14:paraId="21D4BE51" w14:textId="77777777" w:rsidR="00697ACF" w:rsidRDefault="00697ACF" w:rsidP="000A0405">
      <w:pPr>
        <w:ind w:left="1440"/>
      </w:pPr>
    </w:p>
    <w:p w14:paraId="562A8402" w14:textId="5E7B1D0F" w:rsidR="002C0715" w:rsidRPr="002C0715" w:rsidRDefault="002C0715" w:rsidP="000A0405">
      <w:pPr>
        <w:ind w:left="1440"/>
      </w:pPr>
      <w:r>
        <w:t xml:space="preserve">Note: Make sure you use an editor that preserves </w:t>
      </w:r>
      <w:r w:rsidR="00C71786">
        <w:t>UNIX</w:t>
      </w:r>
      <w:r>
        <w:t xml:space="preserve"> line end (Visual Studio does by default, Notepad does NOT). Otherwise the autorun.sh file will not execute on the Raspberry PI.</w:t>
      </w:r>
      <w:r w:rsidR="00C71786">
        <w:t xml:space="preserve"> </w:t>
      </w:r>
    </w:p>
    <w:p w14:paraId="1C300D7D" w14:textId="3416B8EB" w:rsidR="003858E5" w:rsidRDefault="003858E5" w:rsidP="00B85007">
      <w:pPr>
        <w:pStyle w:val="ListParagraph"/>
        <w:numPr>
          <w:ilvl w:val="1"/>
          <w:numId w:val="1"/>
        </w:numPr>
      </w:pPr>
      <w:r>
        <w:t xml:space="preserve">Copy </w:t>
      </w:r>
      <w:r w:rsidR="00A9284C">
        <w:t xml:space="preserve">the </w:t>
      </w:r>
      <w:r>
        <w:t xml:space="preserve">required files </w:t>
      </w:r>
      <w:r w:rsidR="000760E3">
        <w:t xml:space="preserve">from </w:t>
      </w:r>
      <w:r w:rsidR="000760E3" w:rsidRPr="000760E3">
        <w:t>Devices\</w:t>
      </w:r>
      <w:proofErr w:type="spellStart"/>
      <w:r w:rsidR="000760E3" w:rsidRPr="000760E3">
        <w:t>RaspberryPiGateway</w:t>
      </w:r>
      <w:proofErr w:type="spellEnd"/>
      <w:r w:rsidR="000760E3" w:rsidRPr="000760E3">
        <w:t xml:space="preserve">\bin\Debug </w:t>
      </w:r>
      <w:r>
        <w:t>to Raspberry</w:t>
      </w:r>
      <w:r w:rsidR="00A9284C">
        <w:t>’s</w:t>
      </w:r>
      <w:r>
        <w:t xml:space="preserve"> /</w:t>
      </w:r>
      <w:proofErr w:type="spellStart"/>
      <w:r>
        <w:t>usr</w:t>
      </w:r>
      <w:proofErr w:type="spellEnd"/>
      <w:r>
        <w:t>/pi/</w:t>
      </w:r>
      <w:proofErr w:type="spellStart"/>
      <w:r w:rsidR="00B85007" w:rsidRPr="00B85007">
        <w:t>RaspberryPiGateway</w:t>
      </w:r>
      <w:proofErr w:type="spellEnd"/>
      <w:r>
        <w:t>/</w:t>
      </w:r>
      <w:r w:rsidR="007B47B5">
        <w:t xml:space="preserve">: </w:t>
      </w:r>
    </w:p>
    <w:p w14:paraId="3C40E716" w14:textId="7A817112" w:rsidR="007B47B5" w:rsidRDefault="000760E3" w:rsidP="000A0405">
      <w:pPr>
        <w:pStyle w:val="ListParagraph"/>
        <w:numPr>
          <w:ilvl w:val="2"/>
          <w:numId w:val="14"/>
        </w:numPr>
      </w:pPr>
      <w:r w:rsidRPr="000760E3">
        <w:t>RaspberryPiGateway.exe</w:t>
      </w:r>
    </w:p>
    <w:p w14:paraId="5D6F155B" w14:textId="66C0DB7F" w:rsidR="007B47B5" w:rsidRDefault="000760E3" w:rsidP="000A0405">
      <w:pPr>
        <w:pStyle w:val="ListParagraph"/>
        <w:numPr>
          <w:ilvl w:val="2"/>
          <w:numId w:val="14"/>
        </w:numPr>
      </w:pPr>
      <w:r w:rsidRPr="000760E3">
        <w:t>Amqp.Net.dll</w:t>
      </w:r>
    </w:p>
    <w:p w14:paraId="1653ED63" w14:textId="0FB185F5" w:rsidR="007B47B5" w:rsidRDefault="000760E3" w:rsidP="000A0405">
      <w:pPr>
        <w:pStyle w:val="ListParagraph"/>
        <w:numPr>
          <w:ilvl w:val="2"/>
          <w:numId w:val="14"/>
        </w:numPr>
      </w:pPr>
      <w:r w:rsidRPr="000760E3">
        <w:t>Newtonsoft.Json.dll</w:t>
      </w:r>
    </w:p>
    <w:p w14:paraId="0BFDC437" w14:textId="286CD448" w:rsidR="000760E3" w:rsidRDefault="00B85007" w:rsidP="000A0405">
      <w:pPr>
        <w:pStyle w:val="ListParagraph"/>
        <w:numPr>
          <w:ilvl w:val="2"/>
          <w:numId w:val="14"/>
        </w:numPr>
      </w:pPr>
      <w:r>
        <w:t>scripts/autorun.sh</w:t>
      </w:r>
    </w:p>
    <w:p w14:paraId="7ED7BC16" w14:textId="366D7942" w:rsidR="007B47B5" w:rsidRDefault="00A9284C" w:rsidP="000A0405">
      <w:pPr>
        <w:ind w:left="1440"/>
      </w:pPr>
      <w:r>
        <w:t xml:space="preserve">You can </w:t>
      </w:r>
      <w:r w:rsidR="007B47B5">
        <w:t xml:space="preserve">copy directly to the SD card, or </w:t>
      </w:r>
      <w:proofErr w:type="gramStart"/>
      <w:r w:rsidR="003858E5">
        <w:t xml:space="preserve">use </w:t>
      </w:r>
      <w:r w:rsidR="007B47B5">
        <w:t xml:space="preserve"> the</w:t>
      </w:r>
      <w:proofErr w:type="gramEnd"/>
      <w:r w:rsidR="007B47B5">
        <w:t xml:space="preserve"> scprip.cmd file found in \d</w:t>
      </w:r>
      <w:r w:rsidR="00B85007" w:rsidRPr="000760E3">
        <w:t>evices\</w:t>
      </w:r>
      <w:proofErr w:type="spellStart"/>
      <w:r w:rsidR="00B85007" w:rsidRPr="000760E3">
        <w:t>RaspberryPiGateway</w:t>
      </w:r>
      <w:proofErr w:type="spellEnd"/>
      <w:r w:rsidR="00B85007">
        <w:t>\</w:t>
      </w:r>
      <w:r w:rsidR="003858E5">
        <w:t xml:space="preserve">scripts\scprpi.cmd to copy via </w:t>
      </w:r>
      <w:r w:rsidR="00B85007">
        <w:t>SSH</w:t>
      </w:r>
      <w:r w:rsidR="007B47B5">
        <w:t xml:space="preserve">. To use the .CMD file, you will need to </w:t>
      </w:r>
    </w:p>
    <w:p w14:paraId="7B98C36B" w14:textId="21D30A89" w:rsidR="007B47B5" w:rsidRDefault="007B47B5" w:rsidP="000A0405">
      <w:pPr>
        <w:pStyle w:val="ListParagraph"/>
        <w:numPr>
          <w:ilvl w:val="2"/>
          <w:numId w:val="1"/>
        </w:numPr>
      </w:pPr>
      <w:r>
        <w:t xml:space="preserve">Remove the "REM" and </w:t>
      </w:r>
      <w:r w:rsidR="007D7E2B">
        <w:t>update the IP address</w:t>
      </w:r>
    </w:p>
    <w:p w14:paraId="109AB928" w14:textId="275E5241" w:rsidR="007B47B5" w:rsidRDefault="007B47B5" w:rsidP="000A0405">
      <w:pPr>
        <w:pStyle w:val="ListParagraph"/>
        <w:numPr>
          <w:ilvl w:val="2"/>
          <w:numId w:val="1"/>
        </w:numPr>
      </w:pPr>
      <w:r>
        <w:t xml:space="preserve">Change the </w:t>
      </w:r>
      <w:r w:rsidR="007D7E2B">
        <w:t>SCPR download location</w:t>
      </w:r>
      <w:r w:rsidR="009766D2">
        <w:t xml:space="preserve"> in the .CMD file as necessary</w:t>
      </w:r>
    </w:p>
    <w:p w14:paraId="7A82325F" w14:textId="367B190B" w:rsidR="003858E5" w:rsidRDefault="007B47B5" w:rsidP="000A0405">
      <w:pPr>
        <w:pStyle w:val="ListParagraph"/>
        <w:numPr>
          <w:ilvl w:val="2"/>
          <w:numId w:val="1"/>
        </w:numPr>
      </w:pPr>
      <w:r>
        <w:t>Change bin\Debug or bin\Release to reflect whether you built the solution to Debug or Release.</w:t>
      </w:r>
      <w:r w:rsidR="00A9284C">
        <w:t xml:space="preserve"> </w:t>
      </w:r>
    </w:p>
    <w:p w14:paraId="33F01D6D" w14:textId="65414918" w:rsidR="007D7E2B" w:rsidRDefault="001E4561" w:rsidP="007D7E2B">
      <w:pPr>
        <w:pStyle w:val="ListParagraph"/>
        <w:numPr>
          <w:ilvl w:val="1"/>
          <w:numId w:val="1"/>
        </w:numPr>
      </w:pPr>
      <w:r>
        <w:t xml:space="preserve">Log in to the Raspberry Pi via </w:t>
      </w:r>
      <w:proofErr w:type="spellStart"/>
      <w:r>
        <w:t>PuTTY</w:t>
      </w:r>
      <w:proofErr w:type="spellEnd"/>
      <w:r>
        <w:t>, and m</w:t>
      </w:r>
      <w:r w:rsidR="007D7E2B">
        <w:t>ake</w:t>
      </w:r>
      <w:r>
        <w:t xml:space="preserve"> </w:t>
      </w:r>
      <w:r w:rsidR="007D7E2B">
        <w:t>/home/pi/</w:t>
      </w:r>
      <w:r w:rsidR="009766D2">
        <w:t>RaspberryPiGateway</w:t>
      </w:r>
      <w:r w:rsidR="007D7E2B">
        <w:t>/autorun.sh executable:</w:t>
      </w:r>
    </w:p>
    <w:p w14:paraId="14FD625F" w14:textId="77777777" w:rsidR="00BD457A" w:rsidRPr="003858E5" w:rsidRDefault="00BD457A" w:rsidP="000A0405">
      <w:pPr>
        <w:pStyle w:val="ListParagraph"/>
        <w:ind w:left="1440"/>
      </w:pPr>
    </w:p>
    <w:p w14:paraId="1DA5B717" w14:textId="4586CFBD" w:rsidR="007D7E2B" w:rsidRPr="00CF302B" w:rsidRDefault="002C0715" w:rsidP="000A0405">
      <w:pPr>
        <w:pBdr>
          <w:top w:val="single" w:sz="4" w:space="1" w:color="auto"/>
          <w:left w:val="single" w:sz="4" w:space="4" w:color="auto"/>
          <w:bottom w:val="single" w:sz="4" w:space="1" w:color="auto"/>
          <w:right w:val="single" w:sz="4" w:space="4" w:color="auto"/>
        </w:pBdr>
        <w:ind w:left="1440"/>
      </w:pPr>
      <w:proofErr w:type="spellStart"/>
      <w:proofErr w:type="gramStart"/>
      <w:r w:rsidRPr="002C0715">
        <w:rPr>
          <w:rFonts w:ascii="Consolas" w:hAnsi="Consolas" w:cs="Consolas"/>
          <w:color w:val="000000"/>
          <w:sz w:val="19"/>
          <w:szCs w:val="19"/>
        </w:rPr>
        <w:t>sudo</w:t>
      </w:r>
      <w:proofErr w:type="spellEnd"/>
      <w:proofErr w:type="gramEnd"/>
      <w:r w:rsidRPr="002C0715">
        <w:rPr>
          <w:rFonts w:ascii="Consolas" w:hAnsi="Consolas" w:cs="Consolas"/>
          <w:color w:val="000000"/>
          <w:sz w:val="19"/>
          <w:szCs w:val="19"/>
        </w:rPr>
        <w:t xml:space="preserve"> </w:t>
      </w:r>
      <w:proofErr w:type="spellStart"/>
      <w:r w:rsidR="007D7E2B" w:rsidRPr="002C0715">
        <w:rPr>
          <w:rFonts w:ascii="Consolas" w:hAnsi="Consolas" w:cs="Consolas"/>
          <w:color w:val="000000"/>
          <w:sz w:val="19"/>
          <w:szCs w:val="19"/>
        </w:rPr>
        <w:t>chmod</w:t>
      </w:r>
      <w:proofErr w:type="spellEnd"/>
      <w:r w:rsidR="007D7E2B" w:rsidRPr="002C0715">
        <w:rPr>
          <w:rFonts w:ascii="Consolas" w:hAnsi="Consolas" w:cs="Consolas"/>
          <w:color w:val="000000"/>
          <w:sz w:val="19"/>
          <w:szCs w:val="19"/>
        </w:rPr>
        <w:t xml:space="preserve"> 755 /home/pi/RaspberryPiGateway/autorun.sh</w:t>
      </w:r>
    </w:p>
    <w:p w14:paraId="45BCB5A4" w14:textId="51F00CA5" w:rsidR="00BD457A" w:rsidRPr="00F5284B" w:rsidRDefault="00BD457A" w:rsidP="000A0405">
      <w:pPr>
        <w:pStyle w:val="ListParagraph"/>
        <w:ind w:left="1440"/>
        <w:rPr>
          <w:i/>
          <w:sz w:val="18"/>
        </w:rPr>
      </w:pPr>
      <w:r w:rsidRPr="00F5284B">
        <w:rPr>
          <w:i/>
          <w:sz w:val="18"/>
        </w:rPr>
        <w:t xml:space="preserve">Figure </w:t>
      </w:r>
      <w:r>
        <w:rPr>
          <w:i/>
          <w:sz w:val="18"/>
        </w:rPr>
        <w:t>9</w:t>
      </w:r>
      <w:r w:rsidRPr="00F5284B">
        <w:rPr>
          <w:i/>
          <w:sz w:val="18"/>
        </w:rPr>
        <w:t xml:space="preserve">: </w:t>
      </w:r>
      <w:r>
        <w:rPr>
          <w:i/>
          <w:sz w:val="18"/>
        </w:rPr>
        <w:t>making the autorun.sh file bootable on the Raspberry Pi</w:t>
      </w:r>
    </w:p>
    <w:p w14:paraId="3BAC87E4" w14:textId="77777777" w:rsidR="00BD457A" w:rsidRDefault="00BD457A" w:rsidP="000A0405">
      <w:pPr>
        <w:pStyle w:val="ListParagraph"/>
        <w:ind w:left="1440"/>
      </w:pPr>
    </w:p>
    <w:p w14:paraId="6FD36F07" w14:textId="30BDD1C9" w:rsidR="003858E5" w:rsidRDefault="00A9284C" w:rsidP="003858E5">
      <w:pPr>
        <w:pStyle w:val="ListParagraph"/>
        <w:numPr>
          <w:ilvl w:val="1"/>
          <w:numId w:val="1"/>
        </w:numPr>
      </w:pPr>
      <w:r>
        <w:t>On the Raspberry PI, m</w:t>
      </w:r>
      <w:r w:rsidR="003858E5">
        <w:t>odify /</w:t>
      </w:r>
      <w:proofErr w:type="spellStart"/>
      <w:r w:rsidR="003858E5">
        <w:t>etc</w:t>
      </w:r>
      <w:proofErr w:type="spellEnd"/>
      <w:r w:rsidR="003858E5">
        <w:t>/</w:t>
      </w:r>
      <w:proofErr w:type="spellStart"/>
      <w:r w:rsidR="003858E5" w:rsidRPr="007D7E2B">
        <w:rPr>
          <w:b/>
        </w:rPr>
        <w:t>rc.local</w:t>
      </w:r>
      <w:proofErr w:type="spellEnd"/>
      <w:r w:rsidR="003858E5">
        <w:t xml:space="preserve"> by adding one line</w:t>
      </w:r>
      <w:r>
        <w:t xml:space="preserve"> to start the gateway program on every boot</w:t>
      </w:r>
      <w:r w:rsidR="007D7E2B">
        <w:t xml:space="preserve"> (OK to skip this if you prefer to run manually after every reboot via /autorun.sh from a shell/SSH session)</w:t>
      </w:r>
      <w:r w:rsidR="003858E5">
        <w:t>:</w:t>
      </w:r>
    </w:p>
    <w:p w14:paraId="272EAF8A" w14:textId="77777777" w:rsidR="00BC283A" w:rsidRDefault="00BC283A" w:rsidP="000A0405">
      <w:pPr>
        <w:pStyle w:val="ListParagraph"/>
        <w:ind w:left="1440"/>
      </w:pPr>
    </w:p>
    <w:p w14:paraId="1D575DF3" w14:textId="0080FB9E" w:rsidR="003858E5" w:rsidRPr="001D3C2B" w:rsidRDefault="001E4561" w:rsidP="000A0405">
      <w:pPr>
        <w:pBdr>
          <w:top w:val="single" w:sz="4" w:space="1" w:color="auto"/>
          <w:left w:val="single" w:sz="4" w:space="4" w:color="auto"/>
          <w:bottom w:val="single" w:sz="4" w:space="1" w:color="auto"/>
          <w:right w:val="single" w:sz="4" w:space="4" w:color="auto"/>
        </w:pBdr>
        <w:ind w:left="1440"/>
      </w:pPr>
      <w:proofErr w:type="spellStart"/>
      <w:r w:rsidRPr="001D3C2B">
        <w:rPr>
          <w:rFonts w:ascii="Consolas" w:hAnsi="Consolas" w:cs="Consolas"/>
          <w:color w:val="000000"/>
          <w:sz w:val="19"/>
          <w:szCs w:val="19"/>
          <w:highlight w:val="white"/>
        </w:rPr>
        <w:lastRenderedPageBreak/>
        <w:t>Sudo</w:t>
      </w:r>
      <w:proofErr w:type="spellEnd"/>
      <w:r w:rsidRPr="001D3C2B">
        <w:rPr>
          <w:rFonts w:ascii="Consolas" w:hAnsi="Consolas" w:cs="Consolas"/>
          <w:color w:val="000000"/>
          <w:sz w:val="19"/>
          <w:szCs w:val="19"/>
          <w:highlight w:val="white"/>
        </w:rPr>
        <w:t xml:space="preserve"> </w:t>
      </w:r>
      <w:proofErr w:type="spellStart"/>
      <w:r w:rsidRPr="001D3C2B">
        <w:rPr>
          <w:rFonts w:ascii="Consolas" w:hAnsi="Consolas" w:cs="Consolas"/>
          <w:color w:val="000000"/>
          <w:sz w:val="19"/>
          <w:szCs w:val="19"/>
          <w:highlight w:val="white"/>
        </w:rPr>
        <w:t>nano</w:t>
      </w:r>
      <w:proofErr w:type="spellEnd"/>
      <w:r w:rsidRPr="001D3C2B">
        <w:rPr>
          <w:rFonts w:ascii="Consolas" w:hAnsi="Consolas" w:cs="Consolas"/>
          <w:color w:val="000000"/>
          <w:sz w:val="19"/>
          <w:szCs w:val="19"/>
          <w:highlight w:val="white"/>
        </w:rPr>
        <w:t xml:space="preserve"> /</w:t>
      </w:r>
      <w:proofErr w:type="spellStart"/>
      <w:r w:rsidRPr="001D3C2B">
        <w:rPr>
          <w:rFonts w:ascii="Consolas" w:hAnsi="Consolas" w:cs="Consolas"/>
          <w:color w:val="000000"/>
          <w:sz w:val="19"/>
          <w:szCs w:val="19"/>
          <w:highlight w:val="white"/>
        </w:rPr>
        <w:t>etc</w:t>
      </w:r>
      <w:proofErr w:type="spellEnd"/>
      <w:r w:rsidRPr="001D3C2B">
        <w:rPr>
          <w:rFonts w:ascii="Consolas" w:hAnsi="Consolas" w:cs="Consolas"/>
          <w:color w:val="000000"/>
          <w:sz w:val="19"/>
          <w:szCs w:val="19"/>
          <w:highlight w:val="white"/>
        </w:rPr>
        <w:t>/</w:t>
      </w:r>
      <w:proofErr w:type="spellStart"/>
      <w:r w:rsidRPr="001D3C2B">
        <w:rPr>
          <w:rFonts w:ascii="Consolas" w:hAnsi="Consolas" w:cs="Consolas"/>
          <w:color w:val="000000"/>
          <w:sz w:val="19"/>
          <w:szCs w:val="19"/>
          <w:highlight w:val="white"/>
        </w:rPr>
        <w:t>rc.local</w:t>
      </w:r>
      <w:proofErr w:type="spellEnd"/>
    </w:p>
    <w:p w14:paraId="34DBF4D5" w14:textId="381C5D11" w:rsidR="00BC283A" w:rsidRPr="00F5284B" w:rsidRDefault="00BC283A" w:rsidP="00BC283A">
      <w:pPr>
        <w:pStyle w:val="ListParagraph"/>
        <w:ind w:left="1440"/>
        <w:rPr>
          <w:i/>
          <w:sz w:val="18"/>
        </w:rPr>
      </w:pPr>
      <w:r w:rsidRPr="00F5284B">
        <w:rPr>
          <w:i/>
          <w:sz w:val="18"/>
        </w:rPr>
        <w:t xml:space="preserve">Figure </w:t>
      </w:r>
      <w:r>
        <w:rPr>
          <w:i/>
          <w:sz w:val="18"/>
        </w:rPr>
        <w:t>10</w:t>
      </w:r>
      <w:r w:rsidRPr="00F5284B">
        <w:rPr>
          <w:i/>
          <w:sz w:val="18"/>
        </w:rPr>
        <w:t xml:space="preserve">: </w:t>
      </w:r>
      <w:r w:rsidR="001E4561">
        <w:rPr>
          <w:i/>
          <w:sz w:val="18"/>
        </w:rPr>
        <w:t xml:space="preserve">editing the </w:t>
      </w:r>
      <w:proofErr w:type="spellStart"/>
      <w:r w:rsidR="001E4561">
        <w:rPr>
          <w:i/>
          <w:sz w:val="18"/>
        </w:rPr>
        <w:t>rc.local</w:t>
      </w:r>
      <w:proofErr w:type="spellEnd"/>
      <w:r w:rsidR="001E4561">
        <w:rPr>
          <w:i/>
          <w:sz w:val="18"/>
        </w:rPr>
        <w:t xml:space="preserve"> file on the Raspberry Pi</w:t>
      </w:r>
    </w:p>
    <w:p w14:paraId="518654BE" w14:textId="77777777" w:rsidR="00BC283A" w:rsidRDefault="00BC283A" w:rsidP="002C0715">
      <w:pPr>
        <w:ind w:left="1440"/>
      </w:pPr>
    </w:p>
    <w:p w14:paraId="20C932FB" w14:textId="02E16D9E" w:rsidR="001E4561" w:rsidRDefault="001E4561" w:rsidP="002C0715">
      <w:pPr>
        <w:ind w:left="1440"/>
      </w:pPr>
      <w:r>
        <w:t xml:space="preserve">When you are in the </w:t>
      </w:r>
      <w:proofErr w:type="spellStart"/>
      <w:r>
        <w:t>nano</w:t>
      </w:r>
      <w:proofErr w:type="spellEnd"/>
      <w:r>
        <w:t xml:space="preserve"> editor, insert or change the reference to autorun.sh to be the following:</w:t>
      </w:r>
    </w:p>
    <w:p w14:paraId="313ADE5F" w14:textId="77777777" w:rsidR="001E4561" w:rsidRDefault="001E4561" w:rsidP="002C0715">
      <w:pPr>
        <w:ind w:left="1440"/>
      </w:pPr>
    </w:p>
    <w:p w14:paraId="7569AA1D" w14:textId="77777777" w:rsidR="001E4561" w:rsidRPr="00857842" w:rsidRDefault="001E4561" w:rsidP="001E4561">
      <w:pPr>
        <w:pBdr>
          <w:top w:val="single" w:sz="4" w:space="1" w:color="auto"/>
          <w:left w:val="single" w:sz="4" w:space="4" w:color="auto"/>
          <w:bottom w:val="single" w:sz="4" w:space="1" w:color="auto"/>
          <w:right w:val="single" w:sz="4" w:space="4" w:color="auto"/>
        </w:pBdr>
        <w:ind w:left="1440"/>
      </w:pPr>
      <w:r w:rsidRPr="002C0715">
        <w:rPr>
          <w:rFonts w:ascii="Consolas" w:hAnsi="Consolas" w:cs="Consolas"/>
          <w:color w:val="000000"/>
          <w:sz w:val="19"/>
          <w:szCs w:val="19"/>
          <w:highlight w:val="white"/>
        </w:rPr>
        <w:t>/home/pi/</w:t>
      </w:r>
      <w:r w:rsidRPr="002C0715">
        <w:rPr>
          <w:rFonts w:ascii="Consolas" w:hAnsi="Consolas" w:cs="Consolas"/>
          <w:color w:val="000000"/>
          <w:sz w:val="19"/>
          <w:szCs w:val="19"/>
        </w:rPr>
        <w:t>RaspberryPiGateway</w:t>
      </w:r>
      <w:r w:rsidRPr="002C0715">
        <w:rPr>
          <w:rFonts w:ascii="Consolas" w:hAnsi="Consolas" w:cs="Consolas"/>
          <w:color w:val="000000"/>
          <w:sz w:val="19"/>
          <w:szCs w:val="19"/>
          <w:highlight w:val="white"/>
        </w:rPr>
        <w:t>/autorun.sh &amp;</w:t>
      </w:r>
    </w:p>
    <w:p w14:paraId="71B017F6" w14:textId="71E2B881" w:rsidR="001E4561" w:rsidRPr="00F5284B" w:rsidRDefault="001E4561" w:rsidP="001E4561">
      <w:pPr>
        <w:pStyle w:val="ListParagraph"/>
        <w:ind w:left="1440"/>
        <w:rPr>
          <w:i/>
          <w:sz w:val="18"/>
        </w:rPr>
      </w:pPr>
      <w:r w:rsidRPr="00F5284B">
        <w:rPr>
          <w:i/>
          <w:sz w:val="18"/>
        </w:rPr>
        <w:t xml:space="preserve">Figure </w:t>
      </w:r>
      <w:r>
        <w:rPr>
          <w:i/>
          <w:sz w:val="18"/>
        </w:rPr>
        <w:t>11</w:t>
      </w:r>
      <w:r w:rsidRPr="00F5284B">
        <w:rPr>
          <w:i/>
          <w:sz w:val="18"/>
        </w:rPr>
        <w:t xml:space="preserve">: </w:t>
      </w:r>
      <w:r>
        <w:rPr>
          <w:i/>
          <w:sz w:val="18"/>
        </w:rPr>
        <w:t>making the Raspberry run the autorun.sh file upon boot</w:t>
      </w:r>
    </w:p>
    <w:p w14:paraId="76BC95BB" w14:textId="77777777" w:rsidR="001E4561" w:rsidRDefault="001E4561" w:rsidP="002C0715">
      <w:pPr>
        <w:ind w:left="1440"/>
      </w:pPr>
    </w:p>
    <w:p w14:paraId="096C249C" w14:textId="448805FB" w:rsidR="00857842" w:rsidRDefault="001E4561" w:rsidP="002C0715">
      <w:pPr>
        <w:ind w:left="1440"/>
      </w:pPr>
      <w:r>
        <w:t>T</w:t>
      </w:r>
      <w:r w:rsidR="00857842">
        <w:t xml:space="preserve">o exit the </w:t>
      </w:r>
      <w:proofErr w:type="spellStart"/>
      <w:r>
        <w:t>nano</w:t>
      </w:r>
      <w:proofErr w:type="spellEnd"/>
      <w:r>
        <w:t xml:space="preserve"> </w:t>
      </w:r>
      <w:r w:rsidR="00857842">
        <w:t>editor</w:t>
      </w:r>
      <w:r>
        <w:t xml:space="preserve"> use C</w:t>
      </w:r>
      <w:r w:rsidR="00857842">
        <w:t>trl-x.</w:t>
      </w:r>
      <w:r>
        <w:t xml:space="preserve"> To have the new settings take effect, reboot the Raspberry Pi by cycling the power or by issuing the command </w:t>
      </w:r>
    </w:p>
    <w:p w14:paraId="08D15E4A" w14:textId="78CF5A5B" w:rsidR="001E4561" w:rsidRPr="00857842" w:rsidRDefault="001E4561" w:rsidP="001E4561">
      <w:pPr>
        <w:pBdr>
          <w:top w:val="single" w:sz="4" w:space="1" w:color="auto"/>
          <w:left w:val="single" w:sz="4" w:space="4" w:color="auto"/>
          <w:bottom w:val="single" w:sz="4" w:space="1" w:color="auto"/>
          <w:right w:val="single" w:sz="4" w:space="4" w:color="auto"/>
        </w:pBdr>
        <w:ind w:left="1440"/>
      </w:pPr>
      <w:r>
        <w:rPr>
          <w:rFonts w:ascii="Consolas" w:hAnsi="Consolas" w:cs="Consolas"/>
          <w:color w:val="000000"/>
          <w:sz w:val="19"/>
          <w:szCs w:val="19"/>
        </w:rPr>
        <w:t>Sudo reboot</w:t>
      </w:r>
    </w:p>
    <w:p w14:paraId="631AF6F3" w14:textId="61600AB8" w:rsidR="001E4561" w:rsidRPr="00F5284B" w:rsidRDefault="001E4561" w:rsidP="001E4561">
      <w:pPr>
        <w:pStyle w:val="ListParagraph"/>
        <w:ind w:left="1440"/>
        <w:rPr>
          <w:i/>
          <w:sz w:val="18"/>
        </w:rPr>
      </w:pPr>
      <w:r w:rsidRPr="00F5284B">
        <w:rPr>
          <w:i/>
          <w:sz w:val="18"/>
        </w:rPr>
        <w:t xml:space="preserve">Figure </w:t>
      </w:r>
      <w:r>
        <w:rPr>
          <w:i/>
          <w:sz w:val="18"/>
        </w:rPr>
        <w:t>12</w:t>
      </w:r>
      <w:r w:rsidRPr="00F5284B">
        <w:rPr>
          <w:i/>
          <w:sz w:val="18"/>
        </w:rPr>
        <w:t xml:space="preserve">: </w:t>
      </w:r>
      <w:r>
        <w:rPr>
          <w:i/>
          <w:sz w:val="18"/>
        </w:rPr>
        <w:t>rebooting the Raspberry Pi</w:t>
      </w:r>
    </w:p>
    <w:p w14:paraId="40A3C6ED" w14:textId="77777777" w:rsidR="00CF302B" w:rsidRPr="003858E5" w:rsidRDefault="00CF302B" w:rsidP="00CF302B"/>
    <w:p w14:paraId="293B375B" w14:textId="6E2BFDEA" w:rsidR="006311EC" w:rsidRDefault="006311EC" w:rsidP="006311EC">
      <w:pPr>
        <w:pStyle w:val="ListParagraph"/>
        <w:numPr>
          <w:ilvl w:val="0"/>
          <w:numId w:val="1"/>
        </w:numPr>
      </w:pPr>
      <w:r>
        <w:t xml:space="preserve">Prepare </w:t>
      </w:r>
      <w:r w:rsidR="00A9284C">
        <w:t xml:space="preserve">the </w:t>
      </w:r>
      <w:r>
        <w:t>Arduino</w:t>
      </w:r>
      <w:r w:rsidR="004B01D3">
        <w:t xml:space="preserve"> Uno R3</w:t>
      </w:r>
      <w:r w:rsidR="0097232D">
        <w:t>:</w:t>
      </w:r>
    </w:p>
    <w:p w14:paraId="7081017F" w14:textId="04CA065A" w:rsidR="00504BDA" w:rsidRDefault="00504BDA" w:rsidP="003B64A8">
      <w:pPr>
        <w:pStyle w:val="ListParagraph"/>
        <w:numPr>
          <w:ilvl w:val="1"/>
          <w:numId w:val="1"/>
        </w:numPr>
      </w:pPr>
      <w:r>
        <w:t>Connect the Arduino Uno R3 directly to your computer with the USB cable</w:t>
      </w:r>
    </w:p>
    <w:p w14:paraId="31B78842" w14:textId="70EB4760" w:rsidR="0097232D" w:rsidRDefault="0097232D" w:rsidP="003B64A8">
      <w:pPr>
        <w:pStyle w:val="ListParagraph"/>
        <w:numPr>
          <w:ilvl w:val="1"/>
          <w:numId w:val="1"/>
        </w:numPr>
      </w:pPr>
      <w:r>
        <w:t xml:space="preserve">Install and run the </w:t>
      </w:r>
      <w:hyperlink r:id="rId29" w:history="1">
        <w:r w:rsidRPr="0097232D">
          <w:rPr>
            <w:rStyle w:val="Hyperlink"/>
          </w:rPr>
          <w:t>Arduino IDE</w:t>
        </w:r>
      </w:hyperlink>
      <w:r>
        <w:t xml:space="preserve"> (we recommend the 1.5.8 version, with the Windows Installer).</w:t>
      </w:r>
    </w:p>
    <w:p w14:paraId="32C4EDAB" w14:textId="73F4D0EB" w:rsidR="00DD564D" w:rsidRDefault="007D7E2B" w:rsidP="003B64A8">
      <w:pPr>
        <w:pStyle w:val="ListParagraph"/>
        <w:numPr>
          <w:ilvl w:val="1"/>
          <w:numId w:val="1"/>
        </w:numPr>
      </w:pPr>
      <w:r>
        <w:t>If necessary, i</w:t>
      </w:r>
      <w:r w:rsidR="00DD564D">
        <w:t xml:space="preserve">nstall the Windows device drivers for the Arduino on your computer, following the instructions </w:t>
      </w:r>
      <w:hyperlink r:id="rId30" w:anchor="toc4" w:history="1">
        <w:r w:rsidR="00DD564D" w:rsidRPr="00DD564D">
          <w:rPr>
            <w:rStyle w:val="Hyperlink"/>
          </w:rPr>
          <w:t>here</w:t>
        </w:r>
      </w:hyperlink>
      <w:r w:rsidR="00DD564D">
        <w:t>.</w:t>
      </w:r>
    </w:p>
    <w:p w14:paraId="1CEA1072" w14:textId="77777777" w:rsidR="00012D30" w:rsidRDefault="001D04AF" w:rsidP="001D04AF">
      <w:pPr>
        <w:pStyle w:val="ListParagraph"/>
        <w:numPr>
          <w:ilvl w:val="1"/>
          <w:numId w:val="1"/>
        </w:numPr>
      </w:pPr>
      <w:r>
        <w:t xml:space="preserve">Download the Weather Shield libraries from </w:t>
      </w:r>
      <w:hyperlink r:id="rId31" w:history="1">
        <w:r w:rsidRPr="0097232D">
          <w:rPr>
            <w:rStyle w:val="Hyperlink"/>
          </w:rPr>
          <w:t>here</w:t>
        </w:r>
      </w:hyperlink>
      <w:r>
        <w:t xml:space="preserve"> (as per the instruction in the </w:t>
      </w:r>
      <w:hyperlink r:id="rId32" w:history="1">
        <w:r w:rsidRPr="001D04AF">
          <w:rPr>
            <w:rStyle w:val="Hyperlink"/>
          </w:rPr>
          <w:t>Weather Shield Hookup guide</w:t>
        </w:r>
      </w:hyperlink>
      <w:r>
        <w:t>)</w:t>
      </w:r>
      <w:r w:rsidR="00012D30">
        <w:t>.</w:t>
      </w:r>
    </w:p>
    <w:p w14:paraId="3705D989" w14:textId="3D70303D" w:rsidR="001D04AF" w:rsidRDefault="00696E38" w:rsidP="00696E38">
      <w:pPr>
        <w:pStyle w:val="ListParagraph"/>
        <w:numPr>
          <w:ilvl w:val="2"/>
          <w:numId w:val="1"/>
        </w:numPr>
      </w:pPr>
      <w:r>
        <w:t>Extract all files from the ZIP file</w:t>
      </w:r>
      <w:r w:rsidR="007D7E2B">
        <w:t xml:space="preserve"> to a temporary location</w:t>
      </w:r>
      <w:r>
        <w:t xml:space="preserve">, then </w:t>
      </w:r>
      <w:r w:rsidR="001D04AF">
        <w:t xml:space="preserve">import </w:t>
      </w:r>
      <w:r>
        <w:t>the two folders (</w:t>
      </w:r>
      <w:r w:rsidRPr="00696E38">
        <w:t>HTU21D_Humidity</w:t>
      </w:r>
      <w:r>
        <w:t xml:space="preserve"> and </w:t>
      </w:r>
      <w:r w:rsidRPr="00696E38">
        <w:t>MPL3115A2_Pressure</w:t>
      </w:r>
      <w:r>
        <w:t xml:space="preserve">) </w:t>
      </w:r>
      <w:r w:rsidR="001D04AF">
        <w:t xml:space="preserve">in the </w:t>
      </w:r>
      <w:r w:rsidR="007D7E2B">
        <w:t xml:space="preserve">Arduino </w:t>
      </w:r>
      <w:r w:rsidR="001D04AF">
        <w:t xml:space="preserve">IDE by clicking Sketch, Import Library, Add Library and selecting the </w:t>
      </w:r>
      <w:r>
        <w:t>folder</w:t>
      </w:r>
      <w:r w:rsidR="007D7E2B">
        <w:t xml:space="preserve"> (once for each folder)</w:t>
      </w:r>
      <w:r w:rsidR="001D04AF">
        <w:t>.</w:t>
      </w:r>
    </w:p>
    <w:p w14:paraId="5305CB50" w14:textId="5C7030B4" w:rsidR="00857C1D" w:rsidRDefault="0097232D" w:rsidP="00A9284C">
      <w:pPr>
        <w:pStyle w:val="ListParagraph"/>
        <w:numPr>
          <w:ilvl w:val="1"/>
          <w:numId w:val="1"/>
        </w:numPr>
      </w:pPr>
      <w:r>
        <w:t>In the Arduino IDE open Devices\</w:t>
      </w:r>
      <w:r w:rsidR="003858E5">
        <w:t>Arduino\</w:t>
      </w:r>
      <w:proofErr w:type="spellStart"/>
      <w:r w:rsidR="003858E5">
        <w:t>Weathershield</w:t>
      </w:r>
      <w:r w:rsidR="003B64A8">
        <w:t>Json</w:t>
      </w:r>
      <w:r w:rsidR="003858E5">
        <w:t>.ino</w:t>
      </w:r>
      <w:proofErr w:type="spellEnd"/>
      <w:r w:rsidR="004B01D3">
        <w:t xml:space="preserve"> (</w:t>
      </w:r>
      <w:r w:rsidR="00A9284C">
        <w:t xml:space="preserve">it is </w:t>
      </w:r>
      <w:r w:rsidR="004B01D3">
        <w:t xml:space="preserve">modified from the </w:t>
      </w:r>
      <w:r>
        <w:t xml:space="preserve">original </w:t>
      </w:r>
      <w:r w:rsidRPr="001D04AF">
        <w:t>S</w:t>
      </w:r>
      <w:r w:rsidR="004B01D3" w:rsidRPr="001D04AF">
        <w:t xml:space="preserve">park </w:t>
      </w:r>
      <w:r w:rsidRPr="001D04AF">
        <w:t xml:space="preserve">fun </w:t>
      </w:r>
      <w:r w:rsidR="004B01D3" w:rsidRPr="001D04AF">
        <w:t>sample</w:t>
      </w:r>
      <w:r w:rsidR="004B01D3">
        <w:t xml:space="preserve"> to send data in JSON format) </w:t>
      </w:r>
    </w:p>
    <w:p w14:paraId="57E10919" w14:textId="77777777" w:rsidR="007D7E2B" w:rsidRDefault="001D04AF" w:rsidP="00E741F2">
      <w:pPr>
        <w:pStyle w:val="ListParagraph"/>
        <w:numPr>
          <w:ilvl w:val="1"/>
          <w:numId w:val="1"/>
        </w:numPr>
      </w:pPr>
      <w:r>
        <w:t>Compile and u</w:t>
      </w:r>
      <w:r w:rsidR="0097232D">
        <w:t xml:space="preserve">pload the </w:t>
      </w:r>
      <w:r w:rsidR="007D7E2B">
        <w:t>W</w:t>
      </w:r>
      <w:r w:rsidR="0097232D">
        <w:t xml:space="preserve">eather </w:t>
      </w:r>
      <w:r w:rsidR="007D7E2B">
        <w:t>S</w:t>
      </w:r>
      <w:r w:rsidR="0097232D">
        <w:t xml:space="preserve">hield sketch </w:t>
      </w:r>
      <w:r>
        <w:t>to the Arduino</w:t>
      </w:r>
      <w:r w:rsidR="007D7E2B">
        <w:t xml:space="preserve">: </w:t>
      </w:r>
      <w:r w:rsidR="00504BDA">
        <w:t xml:space="preserve">File/Upload or </w:t>
      </w:r>
      <w:proofErr w:type="spellStart"/>
      <w:r w:rsidR="00504BDA">
        <w:t>Crtl</w:t>
      </w:r>
      <w:proofErr w:type="spellEnd"/>
      <w:r w:rsidR="00504BDA">
        <w:t>-U</w:t>
      </w:r>
      <w:r w:rsidR="007D7E2B">
        <w:t xml:space="preserve"> or press the Right Arrow</w:t>
      </w:r>
      <w:r w:rsidR="00504BDA">
        <w:t xml:space="preserve">. </w:t>
      </w:r>
    </w:p>
    <w:p w14:paraId="4648CCC1" w14:textId="77777777" w:rsidR="007D7E2B" w:rsidRDefault="007D7E2B" w:rsidP="007D7E2B">
      <w:pPr>
        <w:pStyle w:val="ListParagraph"/>
        <w:keepNext/>
        <w:numPr>
          <w:ilvl w:val="1"/>
          <w:numId w:val="1"/>
        </w:numPr>
      </w:pPr>
      <w:r>
        <w:lastRenderedPageBreak/>
        <w:t xml:space="preserve">Open the serial monitor (shift-ctrl-m). </w:t>
      </w:r>
      <w:r w:rsidR="00A9284C">
        <w:t>You should now see temperature and other data on the serial monitor</w:t>
      </w:r>
      <w:r w:rsidR="00802E73">
        <w:t>:</w:t>
      </w:r>
    </w:p>
    <w:p w14:paraId="59FCEB3E" w14:textId="77777777" w:rsidR="00BD457A" w:rsidRDefault="00BD457A" w:rsidP="000A0405">
      <w:pPr>
        <w:pStyle w:val="ListParagraph"/>
        <w:keepNext/>
        <w:ind w:left="1440"/>
      </w:pPr>
    </w:p>
    <w:p w14:paraId="18F452AF" w14:textId="71E3E2EC" w:rsidR="00802E73" w:rsidRDefault="00802E73" w:rsidP="000A0405">
      <w:pPr>
        <w:keepNext/>
        <w:ind w:left="1440"/>
        <w:jc w:val="right"/>
      </w:pPr>
      <w:r>
        <w:rPr>
          <w:noProof/>
        </w:rPr>
        <w:drawing>
          <wp:inline distT="0" distB="0" distL="0" distR="0" wp14:anchorId="0FC16CFD" wp14:editId="1EF390DB">
            <wp:extent cx="5120640" cy="318333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20640" cy="3183331"/>
                    </a:xfrm>
                    <a:prstGeom prst="rect">
                      <a:avLst/>
                    </a:prstGeom>
                  </pic:spPr>
                </pic:pic>
              </a:graphicData>
            </a:graphic>
          </wp:inline>
        </w:drawing>
      </w:r>
    </w:p>
    <w:p w14:paraId="478DFC6B" w14:textId="1D986446" w:rsidR="00BD457A" w:rsidRPr="00F5284B" w:rsidRDefault="00BD457A" w:rsidP="000A0405">
      <w:pPr>
        <w:pStyle w:val="ListParagraph"/>
        <w:ind w:left="1440"/>
        <w:rPr>
          <w:i/>
          <w:sz w:val="18"/>
        </w:rPr>
      </w:pPr>
      <w:r w:rsidRPr="00F5284B">
        <w:rPr>
          <w:i/>
          <w:sz w:val="18"/>
        </w:rPr>
        <w:t xml:space="preserve">Figure </w:t>
      </w:r>
      <w:r>
        <w:rPr>
          <w:i/>
          <w:sz w:val="18"/>
        </w:rPr>
        <w:t>1</w:t>
      </w:r>
      <w:r w:rsidR="004933FE">
        <w:rPr>
          <w:i/>
          <w:sz w:val="18"/>
        </w:rPr>
        <w:t>3</w:t>
      </w:r>
      <w:r w:rsidRPr="00F5284B">
        <w:rPr>
          <w:i/>
          <w:sz w:val="18"/>
        </w:rPr>
        <w:t xml:space="preserve">: </w:t>
      </w:r>
      <w:r>
        <w:rPr>
          <w:i/>
          <w:sz w:val="18"/>
        </w:rPr>
        <w:t>Viewing the weather shield output in the Serial Monitor</w:t>
      </w:r>
    </w:p>
    <w:p w14:paraId="4C4A976F" w14:textId="77777777" w:rsidR="007D7E2B" w:rsidRDefault="007D7E2B" w:rsidP="007D7E2B"/>
    <w:p w14:paraId="5DB84476" w14:textId="6A3CB12E" w:rsidR="00504BDA" w:rsidRDefault="00504BDA" w:rsidP="007D7E2B">
      <w:pPr>
        <w:pStyle w:val="ListParagraph"/>
        <w:keepNext/>
        <w:numPr>
          <w:ilvl w:val="1"/>
          <w:numId w:val="1"/>
        </w:numPr>
      </w:pPr>
      <w:r>
        <w:t>Disconnect the Arduino from your computer</w:t>
      </w:r>
    </w:p>
    <w:p w14:paraId="446139B1" w14:textId="77777777" w:rsidR="007D7E2B" w:rsidRDefault="007D7E2B" w:rsidP="007D7E2B"/>
    <w:p w14:paraId="60EF02C8" w14:textId="77777777" w:rsidR="007D7E2B" w:rsidRDefault="007D7E2B" w:rsidP="007D7E2B"/>
    <w:p w14:paraId="016C6E73" w14:textId="77777777" w:rsidR="006311EC" w:rsidRDefault="006311EC" w:rsidP="0099729F">
      <w:pPr>
        <w:pStyle w:val="ListParagraph"/>
        <w:keepNext/>
        <w:keepLines/>
        <w:numPr>
          <w:ilvl w:val="0"/>
          <w:numId w:val="1"/>
        </w:numPr>
      </w:pPr>
      <w:r>
        <w:t>Run Raspberry PI + Arduino</w:t>
      </w:r>
    </w:p>
    <w:p w14:paraId="37D5D119" w14:textId="5BE53D25" w:rsidR="003858E5" w:rsidRDefault="003858E5" w:rsidP="0099729F">
      <w:pPr>
        <w:pStyle w:val="ListParagraph"/>
        <w:keepNext/>
        <w:keepLines/>
        <w:numPr>
          <w:ilvl w:val="1"/>
          <w:numId w:val="1"/>
        </w:numPr>
      </w:pPr>
      <w:r>
        <w:t>Plug Arduino’s USB cable into on</w:t>
      </w:r>
      <w:r w:rsidR="00696E38">
        <w:t>e of the Raspberry PI USB ports:</w:t>
      </w:r>
    </w:p>
    <w:p w14:paraId="04F16256" w14:textId="77777777" w:rsidR="001F2927" w:rsidRDefault="001F2927" w:rsidP="000A0405">
      <w:pPr>
        <w:pStyle w:val="ListParagraph"/>
        <w:keepNext/>
        <w:keepLines/>
        <w:ind w:left="1440"/>
      </w:pPr>
    </w:p>
    <w:p w14:paraId="09D2181F" w14:textId="7666AC4F" w:rsidR="00696E38" w:rsidRDefault="0099729F" w:rsidP="001F2927">
      <w:pPr>
        <w:keepNext/>
        <w:keepLines/>
        <w:jc w:val="center"/>
      </w:pPr>
      <w:r>
        <w:rPr>
          <w:noProof/>
        </w:rPr>
        <w:drawing>
          <wp:inline distT="0" distB="0" distL="0" distR="0" wp14:anchorId="53C90336" wp14:editId="517D5F11">
            <wp:extent cx="3867150" cy="2175271"/>
            <wp:effectExtent l="0" t="0" r="0" b="0"/>
            <wp:docPr id="6" name="Picture 6" descr="C:\Users\Markus\AppData\Local\Microsoft\Windows\INetCache\Content.Word\WP_20141113_21_36_58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us\AppData\Local\Microsoft\Windows\INetCache\Content.Word\WP_20141113_21_36_58_Pro.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69346" cy="2176506"/>
                    </a:xfrm>
                    <a:prstGeom prst="rect">
                      <a:avLst/>
                    </a:prstGeom>
                    <a:noFill/>
                    <a:ln>
                      <a:noFill/>
                    </a:ln>
                  </pic:spPr>
                </pic:pic>
              </a:graphicData>
            </a:graphic>
          </wp:inline>
        </w:drawing>
      </w:r>
    </w:p>
    <w:p w14:paraId="34B71773" w14:textId="1704EB38" w:rsidR="001F2927" w:rsidRPr="00F5284B" w:rsidRDefault="001F2927" w:rsidP="000A0405">
      <w:pPr>
        <w:pStyle w:val="ListParagraph"/>
        <w:ind w:left="1440"/>
        <w:rPr>
          <w:i/>
          <w:sz w:val="18"/>
        </w:rPr>
      </w:pPr>
      <w:r w:rsidRPr="00F5284B">
        <w:rPr>
          <w:i/>
          <w:sz w:val="18"/>
        </w:rPr>
        <w:t xml:space="preserve">Figure </w:t>
      </w:r>
      <w:r>
        <w:rPr>
          <w:i/>
          <w:sz w:val="18"/>
        </w:rPr>
        <w:t>1</w:t>
      </w:r>
      <w:r w:rsidR="004933FE">
        <w:rPr>
          <w:i/>
          <w:sz w:val="18"/>
        </w:rPr>
        <w:t>4</w:t>
      </w:r>
      <w:r w:rsidRPr="00F5284B">
        <w:rPr>
          <w:i/>
          <w:sz w:val="18"/>
        </w:rPr>
        <w:t xml:space="preserve">: </w:t>
      </w:r>
      <w:r>
        <w:rPr>
          <w:i/>
          <w:sz w:val="18"/>
        </w:rPr>
        <w:t>Raspberry Pi</w:t>
      </w:r>
      <w:r w:rsidR="00BC283A">
        <w:rPr>
          <w:i/>
          <w:sz w:val="18"/>
        </w:rPr>
        <w:t xml:space="preserve"> and Arduino Uno with weather shield</w:t>
      </w:r>
    </w:p>
    <w:p w14:paraId="0DD4C019" w14:textId="77777777" w:rsidR="001F2927" w:rsidRDefault="001F2927" w:rsidP="001F2927">
      <w:pPr>
        <w:keepNext/>
        <w:keepLines/>
        <w:jc w:val="center"/>
      </w:pPr>
    </w:p>
    <w:p w14:paraId="5579B76D" w14:textId="77777777" w:rsidR="001F2927" w:rsidRDefault="001F2927" w:rsidP="002C0715">
      <w:pPr>
        <w:ind w:left="1440"/>
        <w:rPr>
          <w:sz w:val="14"/>
        </w:rPr>
      </w:pPr>
    </w:p>
    <w:p w14:paraId="4D000E83" w14:textId="77AAD44E" w:rsidR="002C0715" w:rsidRPr="000A0405" w:rsidRDefault="002C0715" w:rsidP="002C0715">
      <w:pPr>
        <w:ind w:left="1440"/>
      </w:pPr>
      <w:r w:rsidRPr="000A0405">
        <w:t xml:space="preserve">Note/Tip: The R-PI in the picture uses a WIFI dongle instead of Ethernet. Look </w:t>
      </w:r>
      <w:hyperlink r:id="rId35" w:history="1">
        <w:r w:rsidRPr="000A0405">
          <w:rPr>
            <w:rStyle w:val="Hyperlink"/>
          </w:rPr>
          <w:t>here</w:t>
        </w:r>
      </w:hyperlink>
      <w:r w:rsidRPr="000A0405">
        <w:t xml:space="preserve"> for tips to configure your SSID/keys.</w:t>
      </w:r>
    </w:p>
    <w:p w14:paraId="20C38314" w14:textId="3541D34B" w:rsidR="003858E5" w:rsidRDefault="00696E38" w:rsidP="0099729F">
      <w:pPr>
        <w:pStyle w:val="ListParagraph"/>
        <w:keepNext/>
        <w:keepLines/>
        <w:numPr>
          <w:ilvl w:val="1"/>
          <w:numId w:val="1"/>
        </w:numPr>
      </w:pPr>
      <w:r>
        <w:lastRenderedPageBreak/>
        <w:t xml:space="preserve"> </w:t>
      </w:r>
      <w:r w:rsidR="0037263A">
        <w:t>(Re-)s</w:t>
      </w:r>
      <w:r w:rsidR="003858E5">
        <w:t>tart Raspberry PI</w:t>
      </w:r>
    </w:p>
    <w:p w14:paraId="60A8DE13" w14:textId="77777777" w:rsidR="00CB6018" w:rsidRDefault="00CB6018"/>
    <w:p w14:paraId="078850CA" w14:textId="24EA9190" w:rsidR="003B64A8" w:rsidRDefault="00CB6018" w:rsidP="006B0DBD">
      <w:pPr>
        <w:keepNext/>
        <w:keepLines/>
      </w:pPr>
      <w:r>
        <w:t>You should now see average temperature measurements showing up in the web browser every minute.</w:t>
      </w:r>
    </w:p>
    <w:p w14:paraId="21D28950" w14:textId="734FB7F8" w:rsidR="00CB6018" w:rsidRDefault="00CB6018" w:rsidP="006B0DBD">
      <w:pPr>
        <w:keepNext/>
        <w:keepLines/>
      </w:pPr>
      <w:r>
        <w:t>If you select “All”, you should see raw readings from th</w:t>
      </w:r>
      <w:r w:rsidR="006D1AD1">
        <w:t>e device coming in every second.</w:t>
      </w:r>
    </w:p>
    <w:p w14:paraId="66EF0766" w14:textId="3E044E72" w:rsidR="00CB6018" w:rsidRDefault="00CB6018" w:rsidP="006B0DBD">
      <w:pPr>
        <w:keepNext/>
        <w:keepLines/>
      </w:pPr>
      <w:r>
        <w:t xml:space="preserve">If the temperature exceeds 75 degrees (F), you should see an </w:t>
      </w:r>
      <w:r w:rsidR="00A9284C">
        <w:t>a</w:t>
      </w:r>
      <w:r>
        <w:t xml:space="preserve">lert showing in the </w:t>
      </w:r>
      <w:r w:rsidR="00A9284C">
        <w:t>a</w:t>
      </w:r>
      <w:r>
        <w:t xml:space="preserve">lerts table, once </w:t>
      </w:r>
      <w:r w:rsidR="008A5B28">
        <w:t>every 20 seconds</w:t>
      </w:r>
      <w:r>
        <w:t xml:space="preserve"> while the temperature on any of the devices exceeds 75 degrees (F).</w:t>
      </w:r>
    </w:p>
    <w:p w14:paraId="02C9BCBD" w14:textId="727B6C7E" w:rsidR="00677980" w:rsidRDefault="00677980" w:rsidP="006B0DBD">
      <w:pPr>
        <w:keepNext/>
        <w:keepLines/>
      </w:pPr>
      <w:r>
        <w:t>If you cover the shield, you will see an alert telling you the light is turned off.</w:t>
      </w:r>
    </w:p>
    <w:p w14:paraId="49C542F1" w14:textId="77777777" w:rsidR="00CB6018" w:rsidRDefault="00CB6018" w:rsidP="006B0DBD">
      <w:pPr>
        <w:keepNext/>
        <w:keepLines/>
      </w:pPr>
    </w:p>
    <w:p w14:paraId="54519D81" w14:textId="2E81ED8C" w:rsidR="006D1AD1" w:rsidRDefault="008A5B28" w:rsidP="006B0DBD">
      <w:pPr>
        <w:keepNext/>
        <w:keepLines/>
        <w:jc w:val="center"/>
      </w:pPr>
      <w:r>
        <w:rPr>
          <w:noProof/>
        </w:rPr>
        <w:drawing>
          <wp:inline distT="0" distB="0" distL="0" distR="0" wp14:anchorId="0FA0F537" wp14:editId="4BC6A4DC">
            <wp:extent cx="4937760" cy="2892490"/>
            <wp:effectExtent l="38100" t="38100" r="91440" b="984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7760" cy="2892490"/>
                    </a:xfrm>
                    <a:prstGeom prst="rect">
                      <a:avLst/>
                    </a:prstGeom>
                    <a:effectLst>
                      <a:outerShdw blurRad="50800" dist="38100" dir="2700000" algn="tl" rotWithShape="0">
                        <a:prstClr val="black">
                          <a:alpha val="40000"/>
                        </a:prstClr>
                      </a:outerShdw>
                    </a:effectLst>
                  </pic:spPr>
                </pic:pic>
              </a:graphicData>
            </a:graphic>
          </wp:inline>
        </w:drawing>
      </w:r>
    </w:p>
    <w:p w14:paraId="45D4F282" w14:textId="5FEF9B6E" w:rsidR="00847AA3" w:rsidRPr="00F5284B" w:rsidRDefault="00847AA3" w:rsidP="000A0405">
      <w:pPr>
        <w:pStyle w:val="ListParagraph"/>
        <w:rPr>
          <w:i/>
          <w:sz w:val="18"/>
        </w:rPr>
      </w:pPr>
      <w:r w:rsidRPr="00F5284B">
        <w:rPr>
          <w:i/>
          <w:sz w:val="18"/>
        </w:rPr>
        <w:t xml:space="preserve">Figure </w:t>
      </w:r>
      <w:r>
        <w:rPr>
          <w:i/>
          <w:sz w:val="18"/>
        </w:rPr>
        <w:t>1</w:t>
      </w:r>
      <w:r w:rsidR="004933FE">
        <w:rPr>
          <w:i/>
          <w:sz w:val="18"/>
        </w:rPr>
        <w:t>5</w:t>
      </w:r>
      <w:r w:rsidRPr="00F5284B">
        <w:rPr>
          <w:i/>
          <w:sz w:val="18"/>
        </w:rPr>
        <w:t xml:space="preserve">: </w:t>
      </w:r>
      <w:r>
        <w:rPr>
          <w:i/>
          <w:sz w:val="18"/>
        </w:rPr>
        <w:t>The Arduino sensor data sent by the Raspberry Pi to Azure as seen from the website</w:t>
      </w:r>
    </w:p>
    <w:p w14:paraId="5A1433CE" w14:textId="77777777" w:rsidR="006D1AD1" w:rsidRDefault="006D1AD1" w:rsidP="006B0DBD">
      <w:pPr>
        <w:keepNext/>
        <w:keepLines/>
      </w:pPr>
    </w:p>
    <w:p w14:paraId="53B54F2D" w14:textId="030493F6" w:rsidR="001B3C11" w:rsidRDefault="001B3C11" w:rsidP="001B3C11">
      <w:pPr>
        <w:pStyle w:val="Heading1"/>
      </w:pPr>
      <w:r>
        <w:t>Additional things to try:</w:t>
      </w:r>
    </w:p>
    <w:p w14:paraId="38F6B5C0" w14:textId="315A4F4B" w:rsidR="004B01D3" w:rsidRDefault="004B01D3">
      <w:r>
        <w:t xml:space="preserve">To add </w:t>
      </w:r>
      <w:r w:rsidRPr="001B3C11">
        <w:rPr>
          <w:b/>
        </w:rPr>
        <w:t>more devices</w:t>
      </w:r>
      <w:r w:rsidR="00A9284C">
        <w:t>, you can modify the parameters to RaspberryPiGateway.exe in autorun.sh</w:t>
      </w:r>
      <w:r w:rsidR="001B3C11">
        <w:t xml:space="preserve"> before copying the file to additional Raspberry PI</w:t>
      </w:r>
      <w:r w:rsidR="00A9284C">
        <w:t xml:space="preserve">: generate a new GUID as the device id, chose a new </w:t>
      </w:r>
      <w:r w:rsidR="001B3C11">
        <w:t>device d</w:t>
      </w:r>
      <w:r w:rsidR="00A9284C">
        <w:t>isplay</w:t>
      </w:r>
      <w:r w:rsidR="001B3C11">
        <w:t xml:space="preserve"> </w:t>
      </w:r>
      <w:r w:rsidR="00A9284C">
        <w:t xml:space="preserve">name and </w:t>
      </w:r>
      <w:r w:rsidR="001B3C11">
        <w:t>chose one of the other AMQP connection strings (so can turn off rogue devices in the cloud later).</w:t>
      </w:r>
      <w:r w:rsidR="00FC472D">
        <w:t xml:space="preserve"> [Currently only the device display name really needs to be different between devices.].</w:t>
      </w:r>
    </w:p>
    <w:p w14:paraId="4D37A823" w14:textId="55848888" w:rsidR="004B01D3" w:rsidRDefault="004B01D3" w:rsidP="004B01D3"/>
    <w:p w14:paraId="4378555B" w14:textId="7C9FADED" w:rsidR="001B3C11" w:rsidRDefault="001B3C11" w:rsidP="004B01D3">
      <w:r w:rsidRPr="001B3C11">
        <w:rPr>
          <w:b/>
        </w:rPr>
        <w:t>Multi-environment deployment</w:t>
      </w:r>
      <w:r>
        <w:rPr>
          <w:b/>
        </w:rPr>
        <w:t xml:space="preserve"> </w:t>
      </w:r>
      <w:r w:rsidRPr="001B3C11">
        <w:t>(</w:t>
      </w:r>
      <w:r>
        <w:t xml:space="preserve">i.e. test, demo, production): Use ASP.Net </w:t>
      </w:r>
      <w:proofErr w:type="spellStart"/>
      <w:r>
        <w:t>Web.config</w:t>
      </w:r>
      <w:proofErr w:type="spellEnd"/>
      <w:r>
        <w:t xml:space="preserve"> transforms to keep separate settings for each of your deployments. You can associate a transform with each publisher profile, and the deployment tool will generate a transform file if you specify the -transform command line parameter, and use the p</w:t>
      </w:r>
      <w:r w:rsidR="00FC472D">
        <w:t>rofile name as the -n parameter, i.e.</w:t>
      </w:r>
    </w:p>
    <w:p w14:paraId="3E3AEC87" w14:textId="77777777" w:rsidR="00C56C3B" w:rsidRDefault="00C56C3B" w:rsidP="004B01D3"/>
    <w:p w14:paraId="782C356C" w14:textId="77777777" w:rsidR="00FC472D" w:rsidRDefault="00FC472D"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proofErr w:type="gramStart"/>
      <w:r>
        <w:rPr>
          <w:rFonts w:ascii="Courier New" w:hAnsi="Courier New" w:cs="Courier New"/>
          <w:sz w:val="16"/>
          <w:szCs w:val="16"/>
        </w:rPr>
        <w:t>cd</w:t>
      </w:r>
      <w:proofErr w:type="gramEnd"/>
      <w:r>
        <w:rPr>
          <w:rFonts w:ascii="Courier New" w:hAnsi="Courier New" w:cs="Courier New"/>
          <w:sz w:val="16"/>
          <w:szCs w:val="16"/>
        </w:rPr>
        <w:t xml:space="preserve"> </w:t>
      </w:r>
      <w:proofErr w:type="spellStart"/>
      <w:r w:rsidRPr="006B0DBD">
        <w:rPr>
          <w:rFonts w:ascii="Courier New" w:hAnsi="Courier New" w:cs="Courier New"/>
          <w:sz w:val="16"/>
          <w:szCs w:val="16"/>
        </w:rPr>
        <w:t>ConnectTheDotsCloudDeploy</w:t>
      </w:r>
      <w:proofErr w:type="spellEnd"/>
      <w:r w:rsidRPr="006B0DBD">
        <w:rPr>
          <w:rFonts w:ascii="Courier New" w:hAnsi="Courier New" w:cs="Courier New"/>
          <w:sz w:val="16"/>
          <w:szCs w:val="16"/>
        </w:rPr>
        <w:t>\bin\debug\</w:t>
      </w:r>
    </w:p>
    <w:p w14:paraId="12164D49" w14:textId="505203FC" w:rsidR="00FC472D" w:rsidRDefault="00FC472D" w:rsidP="000A0405">
      <w:pPr>
        <w:pBdr>
          <w:top w:val="single" w:sz="4" w:space="1" w:color="auto"/>
          <w:left w:val="single" w:sz="4" w:space="4" w:color="auto"/>
          <w:bottom w:val="single" w:sz="4" w:space="1" w:color="auto"/>
          <w:right w:val="single" w:sz="4" w:space="4" w:color="auto"/>
        </w:pBdr>
        <w:ind w:left="720"/>
      </w:pPr>
      <w:r w:rsidRPr="006B0DBD">
        <w:rPr>
          <w:rFonts w:ascii="Courier New" w:hAnsi="Courier New" w:cs="Courier New"/>
          <w:sz w:val="16"/>
          <w:szCs w:val="16"/>
        </w:rPr>
        <w:t>ConnectTheDotsCloudDeploy.exe –n &lt;name&gt; -</w:t>
      </w:r>
      <w:proofErr w:type="spellStart"/>
      <w:r w:rsidRPr="006B0DBD">
        <w:rPr>
          <w:rFonts w:ascii="Courier New" w:hAnsi="Courier New" w:cs="Courier New"/>
          <w:sz w:val="16"/>
          <w:szCs w:val="16"/>
        </w:rPr>
        <w:t>ps</w:t>
      </w:r>
      <w:proofErr w:type="spellEnd"/>
      <w:r w:rsidRPr="006B0DBD">
        <w:rPr>
          <w:rFonts w:ascii="Courier New" w:hAnsi="Courier New" w:cs="Courier New"/>
          <w:sz w:val="16"/>
          <w:szCs w:val="16"/>
        </w:rPr>
        <w:t xml:space="preserve"> &lt;</w:t>
      </w:r>
      <w:proofErr w:type="spellStart"/>
      <w:r w:rsidRPr="006B0DBD">
        <w:rPr>
          <w:rFonts w:ascii="Courier New" w:hAnsi="Courier New" w:cs="Courier New"/>
          <w:sz w:val="16"/>
          <w:szCs w:val="16"/>
        </w:rPr>
        <w:t>publishsettingsfile</w:t>
      </w:r>
      <w:proofErr w:type="spellEnd"/>
      <w:r w:rsidRPr="006B0DBD">
        <w:rPr>
          <w:rFonts w:ascii="Courier New" w:hAnsi="Courier New" w:cs="Courier New"/>
          <w:sz w:val="16"/>
          <w:szCs w:val="16"/>
        </w:rPr>
        <w:t>&gt;</w:t>
      </w:r>
      <w:r>
        <w:rPr>
          <w:rFonts w:ascii="Courier New" w:hAnsi="Courier New" w:cs="Courier New"/>
          <w:sz w:val="16"/>
          <w:szCs w:val="16"/>
        </w:rPr>
        <w:t xml:space="preserve"> </w:t>
      </w:r>
      <w:r w:rsidRPr="00FC472D">
        <w:rPr>
          <w:rFonts w:ascii="Courier New" w:hAnsi="Courier New" w:cs="Courier New"/>
          <w:sz w:val="16"/>
          <w:szCs w:val="16"/>
          <w:highlight w:val="yellow"/>
        </w:rPr>
        <w:t>-transform</w:t>
      </w:r>
    </w:p>
    <w:p w14:paraId="785DCB26" w14:textId="259DD4F2" w:rsidR="00C56C3B" w:rsidRPr="00F5284B" w:rsidRDefault="00C56C3B" w:rsidP="00C56C3B">
      <w:pPr>
        <w:pStyle w:val="ListParagraph"/>
        <w:rPr>
          <w:i/>
          <w:sz w:val="18"/>
        </w:rPr>
      </w:pPr>
      <w:r w:rsidRPr="00F5284B">
        <w:rPr>
          <w:i/>
          <w:sz w:val="18"/>
        </w:rPr>
        <w:t xml:space="preserve">Figure </w:t>
      </w:r>
      <w:r>
        <w:rPr>
          <w:i/>
          <w:sz w:val="18"/>
        </w:rPr>
        <w:t>16</w:t>
      </w:r>
      <w:r w:rsidRPr="00F5284B">
        <w:rPr>
          <w:i/>
          <w:sz w:val="18"/>
        </w:rPr>
        <w:t xml:space="preserve">: </w:t>
      </w:r>
      <w:r>
        <w:rPr>
          <w:i/>
          <w:sz w:val="18"/>
        </w:rPr>
        <w:t>Multi-environment deployment</w:t>
      </w:r>
    </w:p>
    <w:p w14:paraId="383A3A0C" w14:textId="77777777" w:rsidR="001B3C11" w:rsidRDefault="001B3C11" w:rsidP="004B01D3"/>
    <w:p w14:paraId="5701EDB8" w14:textId="2906C7E4" w:rsidR="001B3C11" w:rsidRDefault="001B3C11" w:rsidP="004B01D3">
      <w:r w:rsidRPr="001B3C11">
        <w:rPr>
          <w:b/>
        </w:rPr>
        <w:t xml:space="preserve">Running </w:t>
      </w:r>
      <w:r>
        <w:rPr>
          <w:b/>
        </w:rPr>
        <w:t xml:space="preserve">without hardware: </w:t>
      </w:r>
      <w:r>
        <w:t xml:space="preserve">The </w:t>
      </w:r>
      <w:proofErr w:type="spellStart"/>
      <w:r>
        <w:t>RaspberryPiGateway</w:t>
      </w:r>
      <w:proofErr w:type="spellEnd"/>
      <w:r>
        <w:t xml:space="preserve"> is a C# </w:t>
      </w:r>
      <w:r w:rsidR="0096298D">
        <w:t>console application</w:t>
      </w:r>
      <w:r>
        <w:t xml:space="preserve"> that can also run on Windows. Specify a COM port on the command line (i.e. -serial COM10) and you can receive serial data from an Arduino Uno. </w:t>
      </w:r>
    </w:p>
    <w:p w14:paraId="263148A6" w14:textId="600BA6FA" w:rsidR="001B3C11" w:rsidRDefault="001B3C11" w:rsidP="004B01D3">
      <w:r>
        <w:lastRenderedPageBreak/>
        <w:t xml:space="preserve">If you do not have an Arduino or Weather Shield, you can compile the </w:t>
      </w:r>
      <w:proofErr w:type="spellStart"/>
      <w:r>
        <w:t>RaspberryPiGateway</w:t>
      </w:r>
      <w:proofErr w:type="spellEnd"/>
      <w:r>
        <w:t xml:space="preserve"> to generate random temperature data by uncommenting the following line in </w:t>
      </w:r>
      <w:r w:rsidRPr="001B3C11">
        <w:t>Devices\</w:t>
      </w:r>
      <w:proofErr w:type="spellStart"/>
      <w:r w:rsidR="002A0974" w:rsidRPr="001B3C11">
        <w:t>RaspberryPiGateway</w:t>
      </w:r>
      <w:proofErr w:type="spellEnd"/>
      <w:r w:rsidRPr="001B3C11">
        <w:t>\</w:t>
      </w:r>
      <w:proofErr w:type="spellStart"/>
      <w:r w:rsidRPr="001B3C11">
        <w:t>Program.cs</w:t>
      </w:r>
      <w:proofErr w:type="spellEnd"/>
      <w:r>
        <w:t>:</w:t>
      </w:r>
    </w:p>
    <w:p w14:paraId="144D843B" w14:textId="77777777" w:rsidR="00C56C3B" w:rsidRDefault="00C56C3B" w:rsidP="004B01D3"/>
    <w:p w14:paraId="729192E7" w14:textId="77777777" w:rsidR="001B3C11" w:rsidRDefault="001B3C11"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sidRPr="00FC472D">
        <w:rPr>
          <w:rFonts w:ascii="Consolas" w:hAnsi="Consolas" w:cs="Consolas"/>
          <w:strike/>
          <w:color w:val="008000"/>
          <w:sz w:val="19"/>
          <w:szCs w:val="19"/>
          <w:highlight w:val="yellow"/>
        </w:rPr>
        <w:t>//</w:t>
      </w:r>
      <w:r>
        <w:rPr>
          <w:rFonts w:ascii="Consolas" w:hAnsi="Consolas" w:cs="Consolas"/>
          <w:color w:val="008000"/>
          <w:sz w:val="19"/>
          <w:szCs w:val="19"/>
          <w:highlight w:val="white"/>
        </w:rPr>
        <w:t>#define SIMULATEDATA</w:t>
      </w:r>
    </w:p>
    <w:p w14:paraId="0BE7BF3F" w14:textId="3C1A5CB6" w:rsidR="001B3C11" w:rsidRPr="000A0405" w:rsidRDefault="00C56C3B" w:rsidP="000A0405">
      <w:pPr>
        <w:pStyle w:val="ListParagraph"/>
        <w:rPr>
          <w:i/>
          <w:sz w:val="18"/>
        </w:rPr>
      </w:pPr>
      <w:r w:rsidRPr="00F5284B">
        <w:rPr>
          <w:i/>
          <w:sz w:val="18"/>
        </w:rPr>
        <w:t xml:space="preserve">Figure </w:t>
      </w:r>
      <w:r>
        <w:rPr>
          <w:i/>
          <w:sz w:val="18"/>
        </w:rPr>
        <w:t>16</w:t>
      </w:r>
      <w:r w:rsidRPr="00F5284B">
        <w:rPr>
          <w:i/>
          <w:sz w:val="18"/>
        </w:rPr>
        <w:t xml:space="preserve">: </w:t>
      </w:r>
      <w:r>
        <w:rPr>
          <w:i/>
          <w:sz w:val="18"/>
        </w:rPr>
        <w:t>Using simulated data</w:t>
      </w:r>
    </w:p>
    <w:p w14:paraId="43FB5684" w14:textId="77777777" w:rsidR="00C56C3B" w:rsidRDefault="00C56C3B" w:rsidP="00FC472D"/>
    <w:p w14:paraId="7AAD55E7" w14:textId="61BF3304" w:rsidR="00FC472D" w:rsidRDefault="00FC472D" w:rsidP="00FC472D">
      <w:r>
        <w:rPr>
          <w:b/>
        </w:rPr>
        <w:t xml:space="preserve">Change the alert threshold: </w:t>
      </w:r>
      <w:r w:rsidRPr="00FC472D">
        <w:t>The</w:t>
      </w:r>
      <w:r>
        <w:rPr>
          <w:b/>
        </w:rPr>
        <w:t xml:space="preserve"> </w:t>
      </w:r>
      <w:r w:rsidRPr="00FC472D">
        <w:t>threshold</w:t>
      </w:r>
      <w:r>
        <w:rPr>
          <w:b/>
        </w:rPr>
        <w:t xml:space="preserve"> </w:t>
      </w:r>
      <w:r w:rsidRPr="00FC472D">
        <w:t>of 75</w:t>
      </w:r>
      <w:r>
        <w:t xml:space="preserve"> is in the Azure Streaming Analytics query (</w:t>
      </w:r>
      <w:proofErr w:type="spellStart"/>
      <w:r>
        <w:t>Alerts.sql</w:t>
      </w:r>
      <w:proofErr w:type="spellEnd"/>
      <w:r>
        <w:t>).</w:t>
      </w:r>
    </w:p>
    <w:p w14:paraId="3F6E93AB" w14:textId="77777777" w:rsidR="00FC472D" w:rsidRPr="00FC472D" w:rsidRDefault="00FC472D" w:rsidP="00FC472D"/>
    <w:p w14:paraId="0CEDC13E" w14:textId="285086E3" w:rsidR="005B320D" w:rsidRDefault="005B320D" w:rsidP="005B320D">
      <w:pPr>
        <w:pStyle w:val="Heading1"/>
      </w:pPr>
      <w:r>
        <w:t>Code walkthrough</w:t>
      </w:r>
    </w:p>
    <w:p w14:paraId="6191900F" w14:textId="77777777" w:rsidR="005B320D" w:rsidRDefault="005B320D" w:rsidP="005B320D"/>
    <w:p w14:paraId="4D350E05" w14:textId="64D80A4C" w:rsidR="00BE5CC2" w:rsidRDefault="00BE5CC2" w:rsidP="00BE5CC2">
      <w:pPr>
        <w:pStyle w:val="Heading2"/>
      </w:pPr>
      <w:r>
        <w:t>Arduino: Temperature Sensor</w:t>
      </w:r>
    </w:p>
    <w:p w14:paraId="5AB649CA" w14:textId="3A11B789" w:rsidR="004E1B39" w:rsidRDefault="004E1B39" w:rsidP="004E1B39">
      <w:r>
        <w:t xml:space="preserve">The Arduino code </w:t>
      </w:r>
      <w:r w:rsidR="00484F40">
        <w:t>(Devices\Arduino\</w:t>
      </w:r>
      <w:proofErr w:type="spellStart"/>
      <w:r w:rsidR="002A0974" w:rsidRPr="00484F40">
        <w:t>WeathershieldJson.ino</w:t>
      </w:r>
      <w:proofErr w:type="spellEnd"/>
      <w:r w:rsidR="00484F40">
        <w:t xml:space="preserve">) </w:t>
      </w:r>
      <w:r>
        <w:t xml:space="preserve">is essentially </w:t>
      </w:r>
      <w:proofErr w:type="spellStart"/>
      <w:r>
        <w:t>SparkFun’s</w:t>
      </w:r>
      <w:proofErr w:type="spellEnd"/>
      <w:r>
        <w:t xml:space="preserve"> </w:t>
      </w:r>
      <w:hyperlink r:id="rId37" w:history="1">
        <w:r w:rsidRPr="004E1B39">
          <w:rPr>
            <w:rStyle w:val="Hyperlink"/>
          </w:rPr>
          <w:t>sample sketch</w:t>
        </w:r>
      </w:hyperlink>
      <w:r>
        <w:t>, which reads the sensors every second and writes the data to the serial port. The primary modification is to send the data in JSON format instead of the original CSV-like format. In addition, a sequence number and the current time in “</w:t>
      </w:r>
      <w:proofErr w:type="spellStart"/>
      <w:r>
        <w:t>millis</w:t>
      </w:r>
      <w:proofErr w:type="spellEnd"/>
      <w:r>
        <w:t>” are sent, as well as the secondary temperature reading from the humidity sensor:</w:t>
      </w:r>
    </w:p>
    <w:p w14:paraId="5D121A81" w14:textId="77777777" w:rsidR="00817406" w:rsidRDefault="00817406" w:rsidP="004E1B39"/>
    <w:p w14:paraId="1AFCC937"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gramEnd"/>
      <w:r w:rsidRPr="00C07358">
        <w:rPr>
          <w:color w:val="5B9BD5" w:themeColor="accent1"/>
        </w:rPr>
        <w:t>"{"</w:t>
      </w:r>
      <w:r>
        <w:t>);</w:t>
      </w:r>
    </w:p>
    <w:p w14:paraId="6EC014CD"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gramEnd"/>
      <w:r w:rsidRPr="00C07358">
        <w:rPr>
          <w:color w:val="5B9BD5" w:themeColor="accent1"/>
        </w:rPr>
        <w:t>"\"</w:t>
      </w:r>
      <w:proofErr w:type="spellStart"/>
      <w:r w:rsidRPr="00C07358">
        <w:rPr>
          <w:color w:val="5B9BD5" w:themeColor="accent1"/>
        </w:rPr>
        <w:t>millis</w:t>
      </w:r>
      <w:proofErr w:type="spellEnd"/>
      <w:r w:rsidRPr="00C07358">
        <w:rPr>
          <w:color w:val="5B9BD5" w:themeColor="accent1"/>
        </w:rPr>
        <w:t>\":"</w:t>
      </w:r>
      <w:r>
        <w:t>);</w:t>
      </w:r>
    </w:p>
    <w:p w14:paraId="59EAE3CC"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spellStart"/>
      <w:proofErr w:type="gramEnd"/>
      <w:r>
        <w:t>millis</w:t>
      </w:r>
      <w:proofErr w:type="spellEnd"/>
      <w:r>
        <w:t>());</w:t>
      </w:r>
    </w:p>
    <w:p w14:paraId="2331F588"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gramEnd"/>
      <w:r w:rsidRPr="00C07358">
        <w:rPr>
          <w:color w:val="5B9BD5" w:themeColor="accent1"/>
        </w:rPr>
        <w:t>",\"</w:t>
      </w:r>
      <w:proofErr w:type="spellStart"/>
      <w:r w:rsidRPr="00C07358">
        <w:rPr>
          <w:color w:val="5B9BD5" w:themeColor="accent1"/>
        </w:rPr>
        <w:t>seqno</w:t>
      </w:r>
      <w:proofErr w:type="spellEnd"/>
      <w:r w:rsidRPr="00C07358">
        <w:rPr>
          <w:color w:val="5B9BD5" w:themeColor="accent1"/>
        </w:rPr>
        <w:t>\":"</w:t>
      </w:r>
      <w:r>
        <w:t>);</w:t>
      </w:r>
    </w:p>
    <w:p w14:paraId="4EA535E0"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spellStart"/>
      <w:proofErr w:type="gramEnd"/>
      <w:r>
        <w:t>sequenceNumber</w:t>
      </w:r>
      <w:proofErr w:type="spellEnd"/>
      <w:r>
        <w:t>++);</w:t>
      </w:r>
    </w:p>
    <w:p w14:paraId="3310B98D"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gramEnd"/>
      <w:r w:rsidRPr="00C07358">
        <w:rPr>
          <w:color w:val="5B9BD5" w:themeColor="accent1"/>
        </w:rPr>
        <w:t>",\"</w:t>
      </w:r>
      <w:proofErr w:type="spellStart"/>
      <w:r w:rsidRPr="00C07358">
        <w:rPr>
          <w:color w:val="5B9BD5" w:themeColor="accent1"/>
        </w:rPr>
        <w:t>winddir</w:t>
      </w:r>
      <w:proofErr w:type="spellEnd"/>
      <w:r w:rsidRPr="00C07358">
        <w:rPr>
          <w:color w:val="5B9BD5" w:themeColor="accent1"/>
        </w:rPr>
        <w:t>\":"</w:t>
      </w:r>
      <w:r>
        <w:t>);</w:t>
      </w:r>
    </w:p>
    <w:p w14:paraId="59926CBE" w14:textId="23AB34A2"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spellStart"/>
      <w:proofErr w:type="gramEnd"/>
      <w:r>
        <w:t>winddir</w:t>
      </w:r>
      <w:proofErr w:type="spellEnd"/>
      <w:r>
        <w:t>);</w:t>
      </w:r>
    </w:p>
    <w:p w14:paraId="7A0EFF98" w14:textId="3DC60D03" w:rsidR="004E1B39" w:rsidRDefault="004E1B39" w:rsidP="000A0405">
      <w:pPr>
        <w:pBdr>
          <w:top w:val="single" w:sz="4" w:space="1" w:color="auto"/>
          <w:left w:val="single" w:sz="4" w:space="4" w:color="auto"/>
          <w:bottom w:val="single" w:sz="4" w:space="1" w:color="auto"/>
          <w:right w:val="single" w:sz="4" w:space="4" w:color="auto"/>
        </w:pBdr>
        <w:ind w:left="720"/>
      </w:pPr>
      <w:r>
        <w:t>…</w:t>
      </w:r>
    </w:p>
    <w:p w14:paraId="7ABFA694"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spellStart"/>
      <w:proofErr w:type="gramEnd"/>
      <w:r>
        <w:t>light_lvl</w:t>
      </w:r>
      <w:proofErr w:type="spellEnd"/>
      <w:r>
        <w:t>, 2);</w:t>
      </w:r>
    </w:p>
    <w:p w14:paraId="71EDF90A" w14:textId="25666471"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println</w:t>
      </w:r>
      <w:proofErr w:type="spellEnd"/>
      <w:r>
        <w:t>(</w:t>
      </w:r>
      <w:proofErr w:type="gramEnd"/>
      <w:r w:rsidRPr="00C07358">
        <w:rPr>
          <w:color w:val="5B9BD5" w:themeColor="accent1"/>
        </w:rPr>
        <w:t>"}"</w:t>
      </w:r>
      <w:r>
        <w:t>);</w:t>
      </w:r>
    </w:p>
    <w:p w14:paraId="64281372" w14:textId="77777777" w:rsidR="004E1B39" w:rsidRDefault="004E1B39" w:rsidP="004E1B39"/>
    <w:p w14:paraId="17D1F47D" w14:textId="4AE470AB" w:rsidR="00817406" w:rsidRDefault="00817406" w:rsidP="00BE5CC2">
      <w:r>
        <w:t>T</w:t>
      </w:r>
      <w:r w:rsidR="004E1B39">
        <w:t xml:space="preserve">his makes parsing of the data on the Raspberry PI </w:t>
      </w:r>
      <w:r>
        <w:t xml:space="preserve">Gateway </w:t>
      </w:r>
      <w:r w:rsidR="004E1B39">
        <w:t>more generic</w:t>
      </w:r>
      <w:r>
        <w:t>, but fundamentally an unmodified sample could have been used at the cost of adding CSV parsing to the Gateway</w:t>
      </w:r>
      <w:r w:rsidR="004E1B39">
        <w:t>.</w:t>
      </w:r>
    </w:p>
    <w:p w14:paraId="64B034AE" w14:textId="77777777" w:rsidR="00817406" w:rsidRDefault="00817406" w:rsidP="00BE5CC2"/>
    <w:p w14:paraId="421FED21" w14:textId="32D0445A" w:rsidR="00BE5CC2" w:rsidRDefault="00BE5CC2" w:rsidP="00BE5CC2">
      <w:pPr>
        <w:pStyle w:val="Heading2"/>
      </w:pPr>
      <w:r>
        <w:t>Raspberry Pi: Gateway</w:t>
      </w:r>
    </w:p>
    <w:p w14:paraId="4F0FF900" w14:textId="1ED7284E" w:rsidR="00BE5CC2" w:rsidRDefault="00817406" w:rsidP="00BE5CC2">
      <w:r>
        <w:t>The Gateway reads the sensor data from a serial port and sends it to Azure Event Hub using the AMQP protocol. The Gateway could have used HTTP as well, but AMQP is more efficient for higher data volumes, and also allows for commands to be sent back from the Cloud to the device over the same connection (the sample does not implement a backchannel, however).</w:t>
      </w:r>
    </w:p>
    <w:p w14:paraId="103F825C" w14:textId="77777777" w:rsidR="00817406" w:rsidRDefault="00817406" w:rsidP="00BE5CC2"/>
    <w:p w14:paraId="42FFDE0E" w14:textId="7DF4D4A9" w:rsidR="00817406" w:rsidRDefault="00817406" w:rsidP="00BE5CC2">
      <w:r>
        <w:t>The Gateway code</w:t>
      </w:r>
      <w:r w:rsidR="00484F40">
        <w:t xml:space="preserve"> (Devices\</w:t>
      </w:r>
      <w:proofErr w:type="spellStart"/>
      <w:r w:rsidR="00484F40">
        <w:t>RaspberryPiGateway</w:t>
      </w:r>
      <w:proofErr w:type="spellEnd"/>
      <w:r w:rsidR="00484F40">
        <w:t>\</w:t>
      </w:r>
      <w:proofErr w:type="spellStart"/>
      <w:r w:rsidR="00484F40">
        <w:t>Program.cs</w:t>
      </w:r>
      <w:proofErr w:type="spellEnd"/>
      <w:r w:rsidR="00484F40">
        <w:t>)</w:t>
      </w:r>
      <w:r>
        <w:t xml:space="preserve"> is a console application and is written in C#. It uses the Mono runtime on the Raspberry PI, but can also be run on Windows to ease development/debugging. Command line arguments allow configuration of </w:t>
      </w:r>
    </w:p>
    <w:p w14:paraId="6B51CB91" w14:textId="5A55E15E" w:rsidR="00817406" w:rsidRDefault="00817406" w:rsidP="00817406">
      <w:pPr>
        <w:pStyle w:val="ListParagraph"/>
        <w:numPr>
          <w:ilvl w:val="0"/>
          <w:numId w:val="11"/>
        </w:numPr>
      </w:pPr>
      <w:r>
        <w:t>Serial port names (-serial),</w:t>
      </w:r>
    </w:p>
    <w:p w14:paraId="3F31F0DF" w14:textId="61E20225" w:rsidR="00817406" w:rsidRDefault="00817406" w:rsidP="00817406">
      <w:pPr>
        <w:pStyle w:val="ListParagraph"/>
        <w:numPr>
          <w:ilvl w:val="0"/>
          <w:numId w:val="11"/>
        </w:numPr>
      </w:pPr>
      <w:r>
        <w:t>Azure Event Hub server names and credentials (-address and –target)</w:t>
      </w:r>
    </w:p>
    <w:p w14:paraId="37DBD15E" w14:textId="2889A19F" w:rsidR="00817406" w:rsidRDefault="0032347F" w:rsidP="00817406">
      <w:pPr>
        <w:pStyle w:val="ListParagraph"/>
        <w:numPr>
          <w:ilvl w:val="0"/>
          <w:numId w:val="11"/>
        </w:numPr>
      </w:pPr>
      <w:r>
        <w:t>Device friendly name and device id (-</w:t>
      </w:r>
      <w:proofErr w:type="spellStart"/>
      <w:r>
        <w:t>devicename</w:t>
      </w:r>
      <w:proofErr w:type="spellEnd"/>
      <w:r>
        <w:t>, -</w:t>
      </w:r>
      <w:proofErr w:type="spellStart"/>
      <w:r>
        <w:t>deviceid</w:t>
      </w:r>
      <w:proofErr w:type="spellEnd"/>
      <w:r>
        <w:t>)</w:t>
      </w:r>
    </w:p>
    <w:p w14:paraId="2FF01606" w14:textId="49705DF7" w:rsidR="0032347F" w:rsidRDefault="0032347F" w:rsidP="00817406">
      <w:pPr>
        <w:pStyle w:val="ListParagraph"/>
        <w:numPr>
          <w:ilvl w:val="0"/>
          <w:numId w:val="11"/>
        </w:numPr>
      </w:pPr>
      <w:r>
        <w:t>Send frequency (-frequency).</w:t>
      </w:r>
    </w:p>
    <w:p w14:paraId="0F3D9B02" w14:textId="77777777" w:rsidR="0032347F" w:rsidRDefault="0032347F" w:rsidP="0032347F"/>
    <w:p w14:paraId="6BB98328" w14:textId="6F38338F" w:rsidR="0032347F" w:rsidRDefault="0032347F" w:rsidP="0032347F">
      <w:r>
        <w:lastRenderedPageBreak/>
        <w:t>The Gateway reads data from the serial port on a background thread, and parses it into a C# dictionary (error handling and loop removed for brevity), which it places into the global variable (</w:t>
      </w:r>
      <w:proofErr w:type="spellStart"/>
      <w:r>
        <w:t>lastDataSample</w:t>
      </w:r>
      <w:proofErr w:type="spellEnd"/>
      <w:r>
        <w:t>):</w:t>
      </w:r>
    </w:p>
    <w:p w14:paraId="484B3D28" w14:textId="77777777" w:rsidR="0032347F" w:rsidRDefault="0032347F" w:rsidP="0032347F"/>
    <w:p w14:paraId="2092D1C0" w14:textId="77777777"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serialPort</w:t>
      </w:r>
      <w:proofErr w:type="spellEnd"/>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SerialPort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serialPortName</w:t>
      </w:r>
      <w:proofErr w:type="spellEnd"/>
      <w:r>
        <w:rPr>
          <w:rFonts w:ascii="Consolas" w:hAnsi="Consolas" w:cs="Consolas"/>
          <w:color w:val="000000"/>
          <w:sz w:val="19"/>
          <w:szCs w:val="19"/>
          <w:highlight w:val="white"/>
        </w:rPr>
        <w:t>, 9600);</w:t>
      </w:r>
    </w:p>
    <w:p w14:paraId="3B8585EC" w14:textId="77777777"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serialPort.DtrEnable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0C6F7A0A" w14:textId="77777777"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serialPort.Open</w:t>
      </w:r>
      <w:proofErr w:type="spellEnd"/>
      <w:r>
        <w:rPr>
          <w:rFonts w:ascii="Consolas" w:hAnsi="Consolas" w:cs="Consolas"/>
          <w:color w:val="000000"/>
          <w:sz w:val="19"/>
          <w:szCs w:val="19"/>
          <w:highlight w:val="white"/>
        </w:rPr>
        <w:t xml:space="preserve"> ();</w:t>
      </w:r>
    </w:p>
    <w:p w14:paraId="2FE8AA2A" w14:textId="0FC345F2"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CDAB362" w14:textId="408FCC6E"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valuesJson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serialPort.ReadLine</w:t>
      </w:r>
      <w:proofErr w:type="spellEnd"/>
      <w:r>
        <w:rPr>
          <w:rFonts w:ascii="Consolas" w:hAnsi="Consolas" w:cs="Consolas"/>
          <w:color w:val="000000"/>
          <w:sz w:val="19"/>
          <w:szCs w:val="19"/>
          <w:highlight w:val="white"/>
        </w:rPr>
        <w:t xml:space="preserve"> ();</w:t>
      </w:r>
    </w:p>
    <w:p w14:paraId="708FA1D3" w14:textId="17157737"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valueDict</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JsonConvert</w:t>
      </w:r>
      <w:r>
        <w:rPr>
          <w:rFonts w:ascii="Consolas" w:hAnsi="Consolas" w:cs="Consolas"/>
          <w:color w:val="000000"/>
          <w:sz w:val="19"/>
          <w:szCs w:val="19"/>
          <w:highlight w:val="white"/>
        </w:rPr>
        <w:t>.DeserializeObject</w:t>
      </w:r>
      <w:proofErr w:type="spellEnd"/>
      <w:r>
        <w:rPr>
          <w:rFonts w:ascii="Consolas" w:hAnsi="Consolas" w:cs="Consolas"/>
          <w:color w:val="000000"/>
          <w:sz w:val="19"/>
          <w:szCs w:val="19"/>
          <w:highlight w:val="white"/>
        </w:rPr>
        <w:t>&lt;</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&gt;&gt; (</w:t>
      </w:r>
      <w:proofErr w:type="spellStart"/>
      <w:r>
        <w:rPr>
          <w:rFonts w:ascii="Consolas" w:hAnsi="Consolas" w:cs="Consolas"/>
          <w:color w:val="000000"/>
          <w:sz w:val="19"/>
          <w:szCs w:val="19"/>
          <w:highlight w:val="white"/>
        </w:rPr>
        <w:t>valuesJson</w:t>
      </w:r>
      <w:proofErr w:type="spellEnd"/>
      <w:r>
        <w:rPr>
          <w:rFonts w:ascii="Consolas" w:hAnsi="Consolas" w:cs="Consolas"/>
          <w:color w:val="000000"/>
          <w:sz w:val="19"/>
          <w:szCs w:val="19"/>
          <w:highlight w:val="white"/>
        </w:rPr>
        <w:t>);</w:t>
      </w:r>
    </w:p>
    <w:p w14:paraId="51401A48" w14:textId="1A7923C3"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valueDict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233D1519" w14:textId="345DACE8"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95F2ADB" w14:textId="1183CE24"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2B91AF"/>
          <w:sz w:val="19"/>
          <w:szCs w:val="19"/>
          <w:highlight w:val="white"/>
        </w:rPr>
        <w:t xml:space="preserve">    </w:t>
      </w:r>
      <w:proofErr w:type="spellStart"/>
      <w:proofErr w:type="gramStart"/>
      <w:r>
        <w:rPr>
          <w:rFonts w:ascii="Consolas" w:hAnsi="Consolas" w:cs="Consolas"/>
          <w:color w:val="2B91AF"/>
          <w:sz w:val="19"/>
          <w:szCs w:val="19"/>
          <w:highlight w:val="white"/>
        </w:rPr>
        <w:t>Interlocked</w:t>
      </w:r>
      <w:r>
        <w:rPr>
          <w:rFonts w:ascii="Consolas" w:hAnsi="Consolas" w:cs="Consolas"/>
          <w:color w:val="000000"/>
          <w:sz w:val="19"/>
          <w:szCs w:val="19"/>
          <w:highlight w:val="white"/>
        </w:rPr>
        <w:t>.Exchange</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lastDataSample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valueDict</w:t>
      </w:r>
      <w:proofErr w:type="spellEnd"/>
      <w:r>
        <w:rPr>
          <w:rFonts w:ascii="Consolas" w:hAnsi="Consolas" w:cs="Consolas"/>
          <w:color w:val="000000"/>
          <w:sz w:val="19"/>
          <w:szCs w:val="19"/>
          <w:highlight w:val="white"/>
        </w:rPr>
        <w:t>);</w:t>
      </w:r>
    </w:p>
    <w:p w14:paraId="50E5A453" w14:textId="2690867A"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9F26380" w14:textId="77777777" w:rsidR="00817406" w:rsidRDefault="00817406" w:rsidP="00BE5CC2"/>
    <w:p w14:paraId="0B80FA8A" w14:textId="77777777" w:rsidR="0032347F" w:rsidRDefault="0032347F" w:rsidP="00BE5CC2">
      <w:r>
        <w:t xml:space="preserve">The main thread retrieves the sample data from the global variable. It converts it into an AMQP message, and adds additional information like </w:t>
      </w:r>
    </w:p>
    <w:p w14:paraId="6BE9ECF0" w14:textId="3A0E5478" w:rsidR="00C07358" w:rsidRDefault="00C07358" w:rsidP="0032347F">
      <w:pPr>
        <w:pStyle w:val="ListParagraph"/>
        <w:numPr>
          <w:ilvl w:val="0"/>
          <w:numId w:val="11"/>
        </w:numPr>
      </w:pPr>
      <w:r>
        <w:t>A message type (called “Subject” to match the name of the corresponding AMQP header), which identifies the message as a “weather” record and can be used by consumers to differentiate it from other sensor types that may be added in the future,</w:t>
      </w:r>
    </w:p>
    <w:p w14:paraId="3F2269B4" w14:textId="37866877" w:rsidR="00817406" w:rsidRDefault="0032347F" w:rsidP="0032347F">
      <w:pPr>
        <w:pStyle w:val="ListParagraph"/>
        <w:numPr>
          <w:ilvl w:val="0"/>
          <w:numId w:val="11"/>
        </w:numPr>
      </w:pPr>
      <w:r>
        <w:t>a UTC date time stamp (the Arduino doesn’t have a clock) and</w:t>
      </w:r>
    </w:p>
    <w:p w14:paraId="5C751A7C" w14:textId="3D79D0F4" w:rsidR="0032347F" w:rsidRDefault="0032347F" w:rsidP="0032347F">
      <w:pPr>
        <w:pStyle w:val="ListParagraph"/>
        <w:numPr>
          <w:ilvl w:val="0"/>
          <w:numId w:val="11"/>
        </w:numPr>
      </w:pPr>
      <w:r>
        <w:t>Device ID and Device Name (so that the Arduino code can remai</w:t>
      </w:r>
      <w:r w:rsidR="00F7169E">
        <w:t>n the same on all sensors),</w:t>
      </w:r>
    </w:p>
    <w:p w14:paraId="72262C2E" w14:textId="650F8BBC" w:rsidR="00F7169E" w:rsidRDefault="00F7169E" w:rsidP="0032347F">
      <w:pPr>
        <w:pStyle w:val="ListParagraph"/>
        <w:numPr>
          <w:ilvl w:val="0"/>
          <w:numId w:val="11"/>
        </w:numPr>
      </w:pPr>
      <w:r>
        <w:t>A partition key that is used by Azure Event Hub to ensure that all messages from a gateway for into the same Event Hub partition (preserves order, and can allow for more processing by backend systems that need to aggregate data from specific devices).</w:t>
      </w:r>
    </w:p>
    <w:p w14:paraId="50F06814" w14:textId="77777777" w:rsidR="0032347F" w:rsidRDefault="0032347F" w:rsidP="00BE5CC2"/>
    <w:p w14:paraId="4C601B87"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lastRenderedPageBreak/>
        <w:t>var</w:t>
      </w:r>
      <w:proofErr w:type="spellEnd"/>
      <w:proofErr w:type="gramEnd"/>
      <w:r>
        <w:rPr>
          <w:rFonts w:ascii="Consolas" w:hAnsi="Consolas" w:cs="Consolas"/>
          <w:color w:val="000000"/>
          <w:sz w:val="19"/>
          <w:szCs w:val="19"/>
          <w:highlight w:val="white"/>
        </w:rPr>
        <w:t xml:space="preserve"> sample = </w:t>
      </w:r>
      <w:proofErr w:type="spellStart"/>
      <w:r>
        <w:rPr>
          <w:rFonts w:ascii="Consolas" w:hAnsi="Consolas" w:cs="Consolas"/>
          <w:color w:val="2B91AF"/>
          <w:sz w:val="19"/>
          <w:szCs w:val="19"/>
          <w:highlight w:val="white"/>
        </w:rPr>
        <w:t>Interlocked</w:t>
      </w:r>
      <w:r>
        <w:rPr>
          <w:rFonts w:ascii="Consolas" w:hAnsi="Consolas" w:cs="Consolas"/>
          <w:color w:val="000000"/>
          <w:sz w:val="19"/>
          <w:szCs w:val="19"/>
          <w:highlight w:val="white"/>
        </w:rPr>
        <w:t>.Exchange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lastDataSample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2CC1AE19"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(sample ==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14:paraId="1D40D285"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5AD8FF32"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2B91AF"/>
          <w:sz w:val="19"/>
          <w:szCs w:val="19"/>
          <w:highlight w:val="white"/>
        </w:rPr>
        <w:t>Message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Message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44ECAFF1"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message.Properties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Properties</w:t>
      </w:r>
      <w:r>
        <w:rPr>
          <w:rFonts w:ascii="Consolas" w:hAnsi="Consolas" w:cs="Consolas"/>
          <w:color w:val="000000"/>
          <w:sz w:val="19"/>
          <w:szCs w:val="19"/>
          <w:highlight w:val="white"/>
        </w:rPr>
        <w:t>()</w:t>
      </w:r>
      <w:proofErr w:type="gramEnd"/>
    </w:p>
    <w:p w14:paraId="47269315"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DE56100"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Subject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wthr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Message type: Weather</w:t>
      </w:r>
    </w:p>
    <w:p w14:paraId="53C704B5"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CreationTime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DateTime</w:t>
      </w:r>
      <w:r>
        <w:rPr>
          <w:rFonts w:ascii="Consolas" w:hAnsi="Consolas" w:cs="Consolas"/>
          <w:color w:val="000000"/>
          <w:sz w:val="19"/>
          <w:szCs w:val="19"/>
          <w:highlight w:val="white"/>
        </w:rPr>
        <w:t>.UtcNow</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Time of data sampling</w:t>
      </w:r>
    </w:p>
    <w:p w14:paraId="150C6714"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7DB1D25"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4BF9D4BB"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message.MessageAnnotations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MessageAnnotations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4A62DDEE"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8000"/>
          <w:sz w:val="19"/>
          <w:szCs w:val="19"/>
          <w:highlight w:val="white"/>
        </w:rPr>
        <w:t>// Event Hub partition key: device id - ensures that all messages from this device go to the same partition and thus preserve order/co-location at processing time</w:t>
      </w:r>
    </w:p>
    <w:p w14:paraId="4DE8BEB0"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message.MessageAnnotations</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Symbol</w:t>
      </w:r>
      <w:r>
        <w:rPr>
          <w:rFonts w:ascii="Consolas" w:hAnsi="Consolas" w:cs="Consolas"/>
          <w:color w:val="000000"/>
          <w:sz w:val="19"/>
          <w:szCs w:val="19"/>
          <w:highlight w:val="white"/>
        </w:rPr>
        <w:t>(</w:t>
      </w:r>
      <w:r>
        <w:rPr>
          <w:rFonts w:ascii="Consolas" w:hAnsi="Consolas" w:cs="Consolas"/>
          <w:color w:val="A31515"/>
          <w:sz w:val="19"/>
          <w:szCs w:val="19"/>
          <w:highlight w:val="white"/>
        </w:rPr>
        <w:t>"x-opt-partition-key"</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deviceId</w:t>
      </w:r>
      <w:proofErr w:type="spellEnd"/>
      <w:r>
        <w:rPr>
          <w:rFonts w:ascii="Consolas" w:hAnsi="Consolas" w:cs="Consolas"/>
          <w:color w:val="000000"/>
          <w:sz w:val="19"/>
          <w:szCs w:val="19"/>
          <w:highlight w:val="white"/>
        </w:rPr>
        <w:t>;</w:t>
      </w:r>
    </w:p>
    <w:p w14:paraId="74E84DDC"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0EFFEEA8"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message.ApplicationProperties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ApplicationProperties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0B734EB8"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message.ApplicationProperties</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"time"</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message.Properties.CreationTime</w:t>
      </w:r>
      <w:proofErr w:type="spellEnd"/>
      <w:r>
        <w:rPr>
          <w:rFonts w:ascii="Consolas" w:hAnsi="Consolas" w:cs="Consolas"/>
          <w:color w:val="000000"/>
          <w:sz w:val="19"/>
          <w:szCs w:val="19"/>
          <w:highlight w:val="white"/>
        </w:rPr>
        <w:t>;</w:t>
      </w:r>
    </w:p>
    <w:p w14:paraId="619F9859"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message.ApplicationProperties</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"from"</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deviceId</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Originating device</w:t>
      </w:r>
    </w:p>
    <w:p w14:paraId="42A46E51"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message.ApplicationProperties</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dspl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deviceDisplayName</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Display name for originating device</w:t>
      </w:r>
    </w:p>
    <w:p w14:paraId="3928E70D"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7134BE74"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(sample !=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sample.Count</w:t>
      </w:r>
      <w:proofErr w:type="spellEnd"/>
      <w:r>
        <w:rPr>
          <w:rFonts w:ascii="Consolas" w:hAnsi="Consolas" w:cs="Consolas"/>
          <w:color w:val="000000"/>
          <w:sz w:val="19"/>
          <w:szCs w:val="19"/>
          <w:highlight w:val="white"/>
        </w:rPr>
        <w:t xml:space="preserve"> &gt; 0)</w:t>
      </w:r>
    </w:p>
    <w:p w14:paraId="0F7B5517"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6BFE3CE"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outDictionary</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&gt;(sample);</w:t>
      </w:r>
    </w:p>
    <w:p w14:paraId="3A9354FD"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outDictionary</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"Subject"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message.Properties.Subject</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Message Type</w:t>
      </w:r>
    </w:p>
    <w:p w14:paraId="41305131"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outDictionary</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"time"</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message.Properties.CreationTime</w:t>
      </w:r>
      <w:proofErr w:type="spellEnd"/>
      <w:r>
        <w:rPr>
          <w:rFonts w:ascii="Consolas" w:hAnsi="Consolas" w:cs="Consolas"/>
          <w:color w:val="000000"/>
          <w:sz w:val="19"/>
          <w:szCs w:val="19"/>
          <w:highlight w:val="white"/>
        </w:rPr>
        <w:t>;</w:t>
      </w:r>
    </w:p>
    <w:p w14:paraId="75A79220"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outDictionary</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"from"</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deviceId</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Originating device</w:t>
      </w:r>
    </w:p>
    <w:p w14:paraId="389DC0D9"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outDictionary</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dspl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deviceDisplayName</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Display name for originating device</w:t>
      </w:r>
    </w:p>
    <w:p w14:paraId="16FC1BFA"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60CA02CF"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message.Properties.ContentType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"text/</w:t>
      </w:r>
      <w:proofErr w:type="spellStart"/>
      <w:r>
        <w:rPr>
          <w:rFonts w:ascii="Consolas" w:hAnsi="Consolas" w:cs="Consolas"/>
          <w:color w:val="A31515"/>
          <w:sz w:val="19"/>
          <w:szCs w:val="19"/>
          <w:highlight w:val="white"/>
        </w:rPr>
        <w:t>json</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40DAB9DB"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message.Body</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Data</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 Binary = </w:t>
      </w:r>
      <w:r>
        <w:rPr>
          <w:rFonts w:ascii="Consolas" w:hAnsi="Consolas" w:cs="Consolas"/>
          <w:color w:val="2B91AF"/>
          <w:sz w:val="19"/>
          <w:szCs w:val="19"/>
          <w:highlight w:val="white"/>
        </w:rPr>
        <w:t>Encoding</w:t>
      </w:r>
      <w:r>
        <w:rPr>
          <w:rFonts w:ascii="Consolas" w:hAnsi="Consolas" w:cs="Consolas"/>
          <w:color w:val="000000"/>
          <w:sz w:val="19"/>
          <w:szCs w:val="19"/>
          <w:highlight w:val="white"/>
        </w:rPr>
        <w:t>.UTF8.GetBytes(</w:t>
      </w:r>
      <w:r>
        <w:rPr>
          <w:rFonts w:ascii="Consolas" w:hAnsi="Consolas" w:cs="Consolas"/>
          <w:color w:val="2B91AF"/>
          <w:sz w:val="19"/>
          <w:szCs w:val="19"/>
          <w:highlight w:val="white"/>
        </w:rPr>
        <w:t>JsonConvert</w:t>
      </w:r>
      <w:r>
        <w:rPr>
          <w:rFonts w:ascii="Consolas" w:hAnsi="Consolas" w:cs="Consolas"/>
          <w:color w:val="000000"/>
          <w:sz w:val="19"/>
          <w:szCs w:val="19"/>
          <w:highlight w:val="white"/>
        </w:rPr>
        <w:t>.SerializeObject(outDictionary)) };</w:t>
      </w:r>
    </w:p>
    <w:p w14:paraId="2CEAAD8C"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2109F2A"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else</w:t>
      </w:r>
      <w:proofErr w:type="gramEnd"/>
    </w:p>
    <w:p w14:paraId="12B6D6CB"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0B5AD6A2"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message.Properties.Subject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wthrerr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36E8B0C3"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7D1ED41"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6B8783DE"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sender.Send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message, </w:t>
      </w:r>
      <w:proofErr w:type="spellStart"/>
      <w:r>
        <w:rPr>
          <w:rFonts w:ascii="Consolas" w:hAnsi="Consolas" w:cs="Consolas"/>
          <w:color w:val="000000"/>
          <w:sz w:val="19"/>
          <w:szCs w:val="19"/>
          <w:highlight w:val="white"/>
        </w:rPr>
        <w:t>SendOutcome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Send to the cloud asynchronously</w:t>
      </w:r>
    </w:p>
    <w:p w14:paraId="4D1C7257" w14:textId="77777777" w:rsidR="0032347F" w:rsidRDefault="0032347F" w:rsidP="00BE5CC2"/>
    <w:p w14:paraId="38C31CEC" w14:textId="142FD712" w:rsidR="00817406" w:rsidRDefault="00C07358" w:rsidP="00BE5CC2">
      <w:r>
        <w:t xml:space="preserve">The AMQP message duplicates key information into the message’s </w:t>
      </w:r>
      <w:proofErr w:type="spellStart"/>
      <w:r>
        <w:t>ApplicationProperties</w:t>
      </w:r>
      <w:proofErr w:type="spellEnd"/>
      <w:r>
        <w:t xml:space="preserve">. This allows for native routing and filtering in AMQP messaging systems like Azure Event Hub (not actually done in this sample). The main message is placed as JSON into the message body (which is opaque to AMQP messaging systems). </w:t>
      </w:r>
      <w:proofErr w:type="gramStart"/>
      <w:r>
        <w:t>[ Note</w:t>
      </w:r>
      <w:proofErr w:type="gramEnd"/>
      <w:r>
        <w:t>: an alternate approach that is implemented under #</w:t>
      </w:r>
      <w:proofErr w:type="spellStart"/>
      <w:r>
        <w:t>ifdef</w:t>
      </w:r>
      <w:proofErr w:type="spellEnd"/>
      <w:r>
        <w:t xml:space="preserve"> is to place all properties as </w:t>
      </w:r>
      <w:proofErr w:type="spellStart"/>
      <w:r>
        <w:t>ApplicationProperties</w:t>
      </w:r>
      <w:proofErr w:type="spellEnd"/>
      <w:r>
        <w:t xml:space="preserve"> and not use a message body at all. However, many consumers – like Azure Streaming Analytics) – only process the message body. ]</w:t>
      </w:r>
    </w:p>
    <w:p w14:paraId="0A5A9027" w14:textId="77777777" w:rsidR="00C07358" w:rsidRDefault="00C07358" w:rsidP="00BE5CC2"/>
    <w:p w14:paraId="1ADDDCCA" w14:textId="33702AB3" w:rsidR="00F7169E" w:rsidRDefault="00F7169E" w:rsidP="00BE5CC2">
      <w:pPr>
        <w:pStyle w:val="Heading2"/>
      </w:pPr>
      <w:r>
        <w:t>Azure Event Hubs</w:t>
      </w:r>
    </w:p>
    <w:p w14:paraId="6598D6AA" w14:textId="348F520E" w:rsidR="00F7169E" w:rsidRDefault="001F483C" w:rsidP="00F7169E">
      <w:r>
        <w:t>T</w:t>
      </w:r>
      <w:r w:rsidR="00F7169E">
        <w:t xml:space="preserve">here is no code required here (other than </w:t>
      </w:r>
      <w:r>
        <w:t xml:space="preserve">for </w:t>
      </w:r>
      <w:r w:rsidR="00F7169E">
        <w:t>creation of the Event Hubs</w:t>
      </w:r>
      <w:r>
        <w:t xml:space="preserve">, see </w:t>
      </w:r>
      <w:r w:rsidR="00484F40">
        <w:t xml:space="preserve">deployment tool section </w:t>
      </w:r>
      <w:r>
        <w:t>below). The sample uses two Event Hubs:</w:t>
      </w:r>
    </w:p>
    <w:p w14:paraId="74D73753" w14:textId="5B9F5CA8" w:rsidR="001F483C" w:rsidRDefault="001F483C" w:rsidP="001F483C">
      <w:pPr>
        <w:pStyle w:val="ListParagraph"/>
        <w:numPr>
          <w:ilvl w:val="0"/>
          <w:numId w:val="12"/>
        </w:numPr>
      </w:pPr>
      <w:proofErr w:type="spellStart"/>
      <w:r>
        <w:t>DeviceData</w:t>
      </w:r>
      <w:proofErr w:type="spellEnd"/>
      <w:r>
        <w:t>: for the sensor data sent from the Gateways</w:t>
      </w:r>
    </w:p>
    <w:p w14:paraId="60669CEF" w14:textId="0DA6C934" w:rsidR="001F483C" w:rsidRDefault="001F483C" w:rsidP="001F483C">
      <w:pPr>
        <w:pStyle w:val="ListParagraph"/>
        <w:numPr>
          <w:ilvl w:val="0"/>
          <w:numId w:val="12"/>
        </w:numPr>
      </w:pPr>
      <w:r>
        <w:t>Alerts: for alert and aggregate data generated by the Streaming Analytics queries.</w:t>
      </w:r>
    </w:p>
    <w:p w14:paraId="2CF150F6" w14:textId="77777777" w:rsidR="001F483C" w:rsidRDefault="001F483C" w:rsidP="00F7169E"/>
    <w:p w14:paraId="7122E0ED" w14:textId="67C93489" w:rsidR="00F7169E" w:rsidRDefault="001F483C" w:rsidP="00F7169E">
      <w:r>
        <w:lastRenderedPageBreak/>
        <w:t>While it is possible to use a single Event Hub for both data, using two Event Hubs is simpler and more efficient: it avoids the need for filtering in the queries, and also allows for applications to only consume the reduced throughput alert/aggregate event streams rather than the high-volume raw data stream.</w:t>
      </w:r>
    </w:p>
    <w:p w14:paraId="29882A3D" w14:textId="77777777" w:rsidR="001F483C" w:rsidRDefault="001F483C" w:rsidP="00F7169E"/>
    <w:p w14:paraId="40BBBFCA" w14:textId="41A391A3" w:rsidR="001F483C" w:rsidRDefault="001F483C" w:rsidP="00F7169E">
      <w:r>
        <w:t xml:space="preserve">Access to the Event Hubs is secured using </w:t>
      </w:r>
      <w:hyperlink r:id="rId38" w:history="1">
        <w:r w:rsidRPr="001F483C">
          <w:rPr>
            <w:rStyle w:val="Hyperlink"/>
          </w:rPr>
          <w:t>SAS (Shared Access Signature) Keys</w:t>
        </w:r>
      </w:hyperlink>
      <w:r>
        <w:t xml:space="preserve">. Given the small number of devices targeted in the sample, each device gets its own SAS key </w:t>
      </w:r>
      <w:r w:rsidR="008F1F44">
        <w:t xml:space="preserve">(called </w:t>
      </w:r>
      <w:proofErr w:type="gramStart"/>
      <w:r>
        <w:t>D1, …</w:t>
      </w:r>
      <w:proofErr w:type="gramEnd"/>
      <w:r>
        <w:t xml:space="preserve"> D4</w:t>
      </w:r>
      <w:r w:rsidR="008F1F44">
        <w:t xml:space="preserve"> respectively)</w:t>
      </w:r>
      <w:r>
        <w:t xml:space="preserve">. (Note: Event Hubs only support a limited number of SAS keys. For larger number of devices, </w:t>
      </w:r>
      <w:hyperlink r:id="rId39" w:history="1">
        <w:r w:rsidRPr="001F483C">
          <w:rPr>
            <w:rStyle w:val="Hyperlink"/>
          </w:rPr>
          <w:t>SAS Tokens</w:t>
        </w:r>
      </w:hyperlink>
      <w:r>
        <w:t xml:space="preserve"> should to be used).</w:t>
      </w:r>
    </w:p>
    <w:p w14:paraId="1299A836" w14:textId="6090E3AB" w:rsidR="001F483C" w:rsidRDefault="001F483C" w:rsidP="00F7169E">
      <w:r>
        <w:t>Each consumer of Event Hub data also gets their own SAS key</w:t>
      </w:r>
      <w:r w:rsidR="008F1F44">
        <w:t xml:space="preserve"> (called </w:t>
      </w:r>
      <w:proofErr w:type="spellStart"/>
      <w:r w:rsidR="008F1F44">
        <w:t>WebSite</w:t>
      </w:r>
      <w:proofErr w:type="spellEnd"/>
      <w:r w:rsidR="008F1F44">
        <w:t xml:space="preserve"> and </w:t>
      </w:r>
      <w:proofErr w:type="spellStart"/>
      <w:r w:rsidR="008F1F44">
        <w:t>StramingAnalytics</w:t>
      </w:r>
      <w:proofErr w:type="spellEnd"/>
      <w:r w:rsidR="008F1F44">
        <w:t>).</w:t>
      </w:r>
    </w:p>
    <w:p w14:paraId="317B0019" w14:textId="77777777" w:rsidR="008F1F44" w:rsidRDefault="008F1F44" w:rsidP="00F7169E"/>
    <w:p w14:paraId="56BF84EA" w14:textId="78D46E09" w:rsidR="008F1F44" w:rsidRDefault="008F1F44" w:rsidP="00F7169E">
      <w:r>
        <w:t xml:space="preserve">The device keys only have Send permission, the consumer key for the </w:t>
      </w:r>
      <w:proofErr w:type="spellStart"/>
      <w:r>
        <w:t>WebSite</w:t>
      </w:r>
      <w:proofErr w:type="spellEnd"/>
      <w:r>
        <w:t xml:space="preserve"> only has Listen permission (Streaming Analytics in the </w:t>
      </w:r>
      <w:hyperlink r:id="rId40" w:history="1">
        <w:r w:rsidRPr="008F1F44">
          <w:rPr>
            <w:rStyle w:val="Hyperlink"/>
          </w:rPr>
          <w:t>preview</w:t>
        </w:r>
      </w:hyperlink>
      <w:r>
        <w:t xml:space="preserve"> requires management permission).</w:t>
      </w:r>
    </w:p>
    <w:p w14:paraId="339256A0" w14:textId="77777777" w:rsidR="008F1F44" w:rsidRDefault="008F1F44" w:rsidP="00F7169E"/>
    <w:p w14:paraId="1011F7AB" w14:textId="4BA57D81" w:rsidR="008F1F44" w:rsidRDefault="008F1F44" w:rsidP="00F7169E">
      <w:r>
        <w:t xml:space="preserve">Each Event Hub is created with 8 partitions (the minimum) and devices are implicitly assigned to a partition via the device id (as indicated by the Gateway via the </w:t>
      </w:r>
      <w:r>
        <w:rPr>
          <w:rFonts w:ascii="Consolas" w:hAnsi="Consolas" w:cs="Consolas"/>
          <w:color w:val="A31515"/>
          <w:sz w:val="19"/>
          <w:szCs w:val="19"/>
          <w:highlight w:val="white"/>
        </w:rPr>
        <w:t>x-opt-partition-key</w:t>
      </w:r>
      <w:r>
        <w:t xml:space="preserve"> annotation, see code sample above).</w:t>
      </w:r>
    </w:p>
    <w:p w14:paraId="6B61662C" w14:textId="77777777" w:rsidR="001F483C" w:rsidRPr="00F7169E" w:rsidRDefault="001F483C" w:rsidP="00F7169E"/>
    <w:p w14:paraId="534FE17C" w14:textId="099AAB35" w:rsidR="00BE5CC2" w:rsidRDefault="00BE5CC2" w:rsidP="00BE5CC2">
      <w:pPr>
        <w:pStyle w:val="Heading2"/>
      </w:pPr>
      <w:r>
        <w:t>Azure Stream</w:t>
      </w:r>
      <w:r w:rsidR="001F483C">
        <w:t xml:space="preserve">ing Analytics </w:t>
      </w:r>
      <w:r>
        <w:t>Queries</w:t>
      </w:r>
    </w:p>
    <w:p w14:paraId="26CC9E4C" w14:textId="178CBEB8" w:rsidR="008F1F44" w:rsidRDefault="008F1F44" w:rsidP="008F1F44">
      <w:r>
        <w:t>Azure Streaming Analytics can natively consume data from Azure Event Hubs. Al that is needed it to configure the inputs and output (as described above).</w:t>
      </w:r>
    </w:p>
    <w:p w14:paraId="60147BBB" w14:textId="77777777" w:rsidR="008F1F44" w:rsidRDefault="008F1F44" w:rsidP="008F1F44"/>
    <w:p w14:paraId="6B4A2C27" w14:textId="7BC757CC" w:rsidR="008F1F44" w:rsidRDefault="008F1F44" w:rsidP="008F1F44">
      <w:r>
        <w:t xml:space="preserve">Two very simple queries </w:t>
      </w:r>
      <w:r w:rsidR="00484F40">
        <w:t>(Azure\</w:t>
      </w:r>
      <w:proofErr w:type="spellStart"/>
      <w:r w:rsidR="00484F40" w:rsidRPr="00484F40">
        <w:t>StreamingAnalyticsQueries</w:t>
      </w:r>
      <w:proofErr w:type="spellEnd"/>
      <w:r w:rsidR="00484F40">
        <w:t xml:space="preserve">) </w:t>
      </w:r>
      <w:r>
        <w:t>are used in this sample: One to generate aggregates across all connected devices (min, max, average temperature) and one to generate alerts if the temperature for any one of the devices exceeds a critical threshold (75 degrees F in this scenario).</w:t>
      </w:r>
    </w:p>
    <w:p w14:paraId="102140B4" w14:textId="5355487E" w:rsidR="008F1F44" w:rsidRDefault="008F1F44" w:rsidP="008F1F44">
      <w:r>
        <w:t>Most notable is the use of</w:t>
      </w:r>
    </w:p>
    <w:p w14:paraId="66BBF28F" w14:textId="75D413E8" w:rsidR="008F1F44" w:rsidRDefault="008F1F44" w:rsidP="008F1F44">
      <w:pPr>
        <w:pStyle w:val="ListParagraph"/>
        <w:numPr>
          <w:ilvl w:val="0"/>
          <w:numId w:val="12"/>
        </w:numPr>
      </w:pPr>
      <w:r>
        <w:t xml:space="preserve">the </w:t>
      </w:r>
      <w:r>
        <w:rPr>
          <w:rFonts w:ascii="Consolas" w:hAnsi="Consolas" w:cs="Consolas"/>
          <w:color w:val="0000FF"/>
          <w:sz w:val="19"/>
          <w:szCs w:val="19"/>
          <w:highlight w:val="white"/>
        </w:rPr>
        <w:t>TIMESTAMP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time</w:t>
      </w:r>
      <w:r>
        <w:t xml:space="preserve"> expression, which indicates which of the fields in the JSON message carries time information and</w:t>
      </w:r>
    </w:p>
    <w:p w14:paraId="71C19283" w14:textId="1D55EFE1" w:rsidR="008F1F44" w:rsidRDefault="00E741F2" w:rsidP="008F1F44">
      <w:pPr>
        <w:pStyle w:val="ListParagraph"/>
        <w:numPr>
          <w:ilvl w:val="0"/>
          <w:numId w:val="12"/>
        </w:numPr>
      </w:pPr>
      <w:proofErr w:type="gramStart"/>
      <w:r>
        <w:t>the</w:t>
      </w:r>
      <w:proofErr w:type="gramEnd"/>
      <w:r>
        <w:t xml:space="preserve"> </w:t>
      </w:r>
      <w:proofErr w:type="spellStart"/>
      <w:r>
        <w:rPr>
          <w:rFonts w:ascii="Consolas" w:hAnsi="Consolas" w:cs="Consolas"/>
          <w:color w:val="000000"/>
          <w:sz w:val="19"/>
          <w:szCs w:val="19"/>
          <w:highlight w:val="white"/>
        </w:rPr>
        <w:t>TumblingWindow</w:t>
      </w:r>
      <w:proofErr w:type="spellEnd"/>
      <w:r>
        <w:rPr>
          <w:rFonts w:ascii="Consolas" w:hAnsi="Consolas" w:cs="Consolas"/>
          <w:color w:val="808080"/>
          <w:sz w:val="19"/>
          <w:szCs w:val="19"/>
          <w:highlight w:val="white"/>
        </w:rPr>
        <w:t>(</w:t>
      </w:r>
      <w:r>
        <w:rPr>
          <w:rFonts w:ascii="Consolas" w:hAnsi="Consolas" w:cs="Consolas"/>
          <w:color w:val="FF00FF"/>
          <w:sz w:val="19"/>
          <w:szCs w:val="19"/>
          <w:highlight w:val="white"/>
        </w:rPr>
        <w:t>Minute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t xml:space="preserve"> group by statement, which aggregates the incoming data into consecutive 1 minute time windows.</w:t>
      </w:r>
    </w:p>
    <w:p w14:paraId="774B42FE" w14:textId="77777777" w:rsidR="00E741F2" w:rsidRDefault="00E741F2" w:rsidP="008F1F44"/>
    <w:p w14:paraId="748BD753" w14:textId="796F5CF4" w:rsidR="008F1F44" w:rsidRDefault="008F1F44" w:rsidP="008F1F44">
      <w:r>
        <w:t xml:space="preserve">Refer to </w:t>
      </w:r>
      <w:hyperlink r:id="rId41" w:history="1">
        <w:r w:rsidR="00E741F2">
          <w:rPr>
            <w:rStyle w:val="Hyperlink"/>
          </w:rPr>
          <w:t>Stream Analytics Query Language Reference</w:t>
        </w:r>
      </w:hyperlink>
      <w:r w:rsidR="00E741F2">
        <w:t xml:space="preserve"> for more information on.</w:t>
      </w:r>
    </w:p>
    <w:p w14:paraId="33D082E4" w14:textId="77777777" w:rsidR="008F1F44" w:rsidRDefault="008F1F44" w:rsidP="008F1F44"/>
    <w:p w14:paraId="7ADAF1E1" w14:textId="3C7E45FD" w:rsidR="00BE5CC2" w:rsidRPr="00BE5CC2" w:rsidRDefault="00BE5CC2" w:rsidP="00BE5CC2">
      <w:pPr>
        <w:pStyle w:val="Heading2"/>
      </w:pPr>
      <w:r>
        <w:t>Web Site</w:t>
      </w:r>
    </w:p>
    <w:p w14:paraId="181B1216" w14:textId="3BB434E0" w:rsidR="005B320D" w:rsidRDefault="00E741F2" w:rsidP="00E741F2">
      <w:r w:rsidRPr="00E741F2">
        <w:t xml:space="preserve">The Web Site </w:t>
      </w:r>
      <w:r>
        <w:t>consumes both device data and aggregated data from the Event Hubs. It caches all the data in memory for at least 10 minutes (which is possible given the small number of supported devices), to ensure that browser clients can efficiently reload the data they are displaying.</w:t>
      </w:r>
    </w:p>
    <w:p w14:paraId="1DB8201A" w14:textId="77777777" w:rsidR="00E741F2" w:rsidRDefault="00E741F2" w:rsidP="00E741F2"/>
    <w:p w14:paraId="0B5D4E65" w14:textId="2C76455B" w:rsidR="00E741F2" w:rsidRDefault="00E741F2" w:rsidP="00E741F2">
      <w:r>
        <w:t xml:space="preserve">The Web </w:t>
      </w:r>
      <w:proofErr w:type="gramStart"/>
      <w:r>
        <w:t xml:space="preserve">Site </w:t>
      </w:r>
      <w:r w:rsidR="00484F40">
        <w:t xml:space="preserve"> (</w:t>
      </w:r>
      <w:proofErr w:type="gramEnd"/>
      <w:r w:rsidR="00484F40">
        <w:t>Azure\</w:t>
      </w:r>
      <w:proofErr w:type="spellStart"/>
      <w:r w:rsidR="00484F40">
        <w:t>ConnectTheDotsWebSite</w:t>
      </w:r>
      <w:proofErr w:type="spellEnd"/>
      <w:r w:rsidR="00484F40">
        <w:t xml:space="preserve">) </w:t>
      </w:r>
      <w:r>
        <w:t xml:space="preserve">uses the </w:t>
      </w:r>
      <w:hyperlink r:id="rId42" w:history="1">
        <w:r w:rsidRPr="00E741F2">
          <w:rPr>
            <w:rStyle w:val="Hyperlink"/>
          </w:rPr>
          <w:t>Event Hub Processor Host</w:t>
        </w:r>
      </w:hyperlink>
      <w:r>
        <w:t xml:space="preserve"> (see </w:t>
      </w:r>
      <w:hyperlink r:id="rId43" w:history="1">
        <w:r w:rsidRPr="00E741F2">
          <w:rPr>
            <w:rStyle w:val="Hyperlink"/>
          </w:rPr>
          <w:t>here</w:t>
        </w:r>
      </w:hyperlink>
      <w:r>
        <w:t xml:space="preserve"> for an overview) to consume data from all Event Hub partitions. It uses the Checkpoint feature (</w:t>
      </w:r>
      <w:proofErr w:type="spellStart"/>
      <w:r w:rsidR="001D3C2B">
        <w:fldChar w:fldCharType="begin"/>
      </w:r>
      <w:r w:rsidR="001D3C2B">
        <w:instrText xml:space="preserve"> HYPERLINK "http://msdn.microsoft.com/en-us/library/azure/dn818720.aspx" </w:instrText>
      </w:r>
      <w:r w:rsidR="001D3C2B">
        <w:fldChar w:fldCharType="separate"/>
      </w:r>
      <w:r w:rsidR="00167BF7">
        <w:rPr>
          <w:rStyle w:val="Hyperlink"/>
        </w:rPr>
        <w:t>PartitionContext.CheckPointAsync</w:t>
      </w:r>
      <w:proofErr w:type="spellEnd"/>
      <w:r w:rsidR="001D3C2B">
        <w:rPr>
          <w:rStyle w:val="Hyperlink"/>
        </w:rPr>
        <w:fldChar w:fldCharType="end"/>
      </w:r>
      <w:r w:rsidR="00167BF7">
        <w:t>)</w:t>
      </w:r>
      <w:r>
        <w:t xml:space="preserve">, to ensure it can re-read at least 10 minutes of data in the event that it restarts or crashes. It does so by only check pointing data </w:t>
      </w:r>
      <w:r w:rsidR="00167BF7">
        <w:t>that is at least 10 minutes old.</w:t>
      </w:r>
    </w:p>
    <w:p w14:paraId="0DA8D99D" w14:textId="6AD1AD0F" w:rsidR="00167BF7" w:rsidRDefault="00167BF7" w:rsidP="000A0405">
      <w:pPr>
        <w:keepNext/>
        <w:keepLines/>
        <w:pBdr>
          <w:top w:val="single" w:sz="4" w:space="1" w:color="auto"/>
          <w:left w:val="single" w:sz="4" w:space="4" w:color="auto"/>
          <w:bottom w:val="single" w:sz="4" w:space="1" w:color="auto"/>
          <w:right w:val="single" w:sz="4" w:space="4" w:color="auto"/>
        </w:pBdr>
        <w:ind w:left="720"/>
      </w:pPr>
      <w:r>
        <w:lastRenderedPageBreak/>
        <w:t>…</w:t>
      </w:r>
    </w:p>
    <w:p w14:paraId="0E700419" w14:textId="77777777"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eventForNextCheckpoint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p>
    <w:p w14:paraId="7A59E79B" w14:textId="77777777"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eventForNextCheckpoint.EnqueuedTimeUtc</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bufferTimeInterval</w:t>
      </w:r>
      <w:proofErr w:type="spellEnd"/>
      <w:r>
        <w:rPr>
          <w:rFonts w:ascii="Consolas" w:hAnsi="Consolas" w:cs="Consolas"/>
          <w:color w:val="000000"/>
          <w:sz w:val="19"/>
          <w:szCs w:val="19"/>
          <w:highlight w:val="white"/>
        </w:rPr>
        <w:t xml:space="preserve"> &lt; now</w:t>
      </w:r>
    </w:p>
    <w:p w14:paraId="66170BCF" w14:textId="6D52FF3A"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lastCheckPoint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maxCheckpointFrequency</w:t>
      </w:r>
      <w:proofErr w:type="spellEnd"/>
      <w:r>
        <w:rPr>
          <w:rFonts w:ascii="Consolas" w:hAnsi="Consolas" w:cs="Consolas"/>
          <w:color w:val="000000"/>
          <w:sz w:val="19"/>
          <w:szCs w:val="19"/>
          <w:highlight w:val="white"/>
        </w:rPr>
        <w:t xml:space="preserve"> &lt; now)</w:t>
      </w:r>
    </w:p>
    <w:p w14:paraId="1D2CF09F" w14:textId="77777777"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017D73B" w14:textId="77777777"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await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context.CheckpointAsync</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eventForNextCheckpoint</w:t>
      </w:r>
      <w:proofErr w:type="spellEnd"/>
      <w:r>
        <w:rPr>
          <w:rFonts w:ascii="Consolas" w:hAnsi="Consolas" w:cs="Consolas"/>
          <w:color w:val="000000"/>
          <w:sz w:val="19"/>
          <w:szCs w:val="19"/>
          <w:highlight w:val="white"/>
        </w:rPr>
        <w:t>);</w:t>
      </w:r>
    </w:p>
    <w:p w14:paraId="24165673" w14:textId="5831E78F"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E6FAB8D" w14:textId="6D14F618"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0A1FFF7B" w14:textId="77777777" w:rsidR="00167BF7" w:rsidRDefault="00167BF7" w:rsidP="00E741F2"/>
    <w:p w14:paraId="50F76272" w14:textId="3D88A25B" w:rsidR="00167BF7" w:rsidRDefault="00167BF7" w:rsidP="00E741F2">
      <w:proofErr w:type="gramStart"/>
      <w:r>
        <w:t>[ Note</w:t>
      </w:r>
      <w:proofErr w:type="gramEnd"/>
      <w:r>
        <w:t xml:space="preserve"> that in addition the code checkpoints no more frequently than once every 5 seconds per partition, because checkpoints are relatively costly. ]</w:t>
      </w:r>
    </w:p>
    <w:p w14:paraId="3DC948F6" w14:textId="77777777" w:rsidR="00167BF7" w:rsidRDefault="00167BF7" w:rsidP="00E741F2"/>
    <w:p w14:paraId="76A62933" w14:textId="77777777" w:rsidR="009074BA" w:rsidRDefault="00167BF7" w:rsidP="00E741F2">
      <w:r>
        <w:t xml:space="preserve">The Event Hub Processor Host creates a </w:t>
      </w:r>
      <w:proofErr w:type="spellStart"/>
      <w:r>
        <w:rPr>
          <w:rFonts w:ascii="Consolas" w:hAnsi="Consolas" w:cs="Consolas"/>
          <w:color w:val="2B91AF"/>
          <w:sz w:val="19"/>
          <w:szCs w:val="19"/>
          <w:highlight w:val="white"/>
        </w:rPr>
        <w:t>WebSocketEventProcessor</w:t>
      </w:r>
      <w:proofErr w:type="spellEnd"/>
      <w:r>
        <w:t xml:space="preserve"> instance for each of the 8 partitions. </w:t>
      </w:r>
    </w:p>
    <w:p w14:paraId="6E093943" w14:textId="77777777" w:rsidR="009074BA" w:rsidRDefault="009074BA" w:rsidP="00E741F2"/>
    <w:p w14:paraId="04269202" w14:textId="42ECCABF" w:rsidR="009074BA" w:rsidRDefault="00167BF7" w:rsidP="00E741F2">
      <w:r>
        <w:t xml:space="preserve">Each </w:t>
      </w:r>
      <w:proofErr w:type="spellStart"/>
      <w:r w:rsidR="009074BA">
        <w:rPr>
          <w:rFonts w:ascii="Consolas" w:hAnsi="Consolas" w:cs="Consolas"/>
          <w:color w:val="2B91AF"/>
          <w:sz w:val="19"/>
          <w:szCs w:val="19"/>
          <w:highlight w:val="white"/>
        </w:rPr>
        <w:t>WebSocketEventProcessor</w:t>
      </w:r>
      <w:proofErr w:type="spellEnd"/>
      <w:r w:rsidR="009074BA">
        <w:t xml:space="preserve"> </w:t>
      </w:r>
      <w:r>
        <w:t>instance</w:t>
      </w:r>
      <w:r w:rsidR="009074BA">
        <w:t xml:space="preserve"> </w:t>
      </w:r>
      <w:r>
        <w:t xml:space="preserve">maintains its own cache of device </w:t>
      </w:r>
      <w:r w:rsidR="009074BA">
        <w:t>messages (each message is a Dictionary of name/value pairs)</w:t>
      </w:r>
      <w:r>
        <w:t>:</w:t>
      </w:r>
    </w:p>
    <w:p w14:paraId="6274BA63" w14:textId="77777777" w:rsidR="009074BA" w:rsidRDefault="009074BA" w:rsidP="00E741F2"/>
    <w:p w14:paraId="2BB81FB3" w14:textId="61C0C9C2" w:rsidR="00167BF7" w:rsidRDefault="00167BF7"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&gt;&gt; </w:t>
      </w:r>
      <w:proofErr w:type="spellStart"/>
      <w:r>
        <w:rPr>
          <w:rFonts w:ascii="Consolas" w:hAnsi="Consolas" w:cs="Consolas"/>
          <w:color w:val="000000"/>
          <w:sz w:val="19"/>
          <w:szCs w:val="19"/>
          <w:highlight w:val="white"/>
        </w:rPr>
        <w:t>bufferedMessages</w:t>
      </w:r>
      <w:proofErr w:type="spellEnd"/>
      <w:r>
        <w:rPr>
          <w:rFonts w:ascii="Consolas" w:hAnsi="Consolas" w:cs="Consolas"/>
          <w:color w:val="000000"/>
          <w:sz w:val="19"/>
          <w:szCs w:val="19"/>
          <w:highlight w:val="white"/>
        </w:rPr>
        <w:t xml:space="preserve"> …</w:t>
      </w:r>
    </w:p>
    <w:p w14:paraId="53ABCD94" w14:textId="77777777" w:rsidR="00167BF7" w:rsidRDefault="00167BF7" w:rsidP="00E741F2"/>
    <w:p w14:paraId="16274DA9" w14:textId="4E7DE84D" w:rsidR="009074BA" w:rsidRDefault="009074BA" w:rsidP="00E741F2">
      <w:r>
        <w:t xml:space="preserve">Note that the </w:t>
      </w:r>
      <w:proofErr w:type="spellStart"/>
      <w:r>
        <w:rPr>
          <w:rFonts w:ascii="Consolas" w:hAnsi="Consolas" w:cs="Consolas"/>
          <w:color w:val="000000"/>
          <w:sz w:val="19"/>
          <w:szCs w:val="19"/>
          <w:highlight w:val="white"/>
        </w:rPr>
        <w:t>ProcessEventsAsync</w:t>
      </w:r>
      <w:proofErr w:type="spellEnd"/>
      <w:r>
        <w:t xml:space="preserve"> method gets invoked sequentially for each partition, so there is no risk of write contention on this list as data is received. However, access to the cache is protected via a lock as browser client threads will read from the cache when they first connect, i.e.</w:t>
      </w:r>
    </w:p>
    <w:p w14:paraId="4F45A61E" w14:textId="77777777" w:rsidR="009074BA" w:rsidRDefault="009074BA" w:rsidP="00E741F2"/>
    <w:p w14:paraId="2896C594" w14:textId="1AB1DB60" w:rsidR="009074BA" w:rsidRP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proofErr w:type="gramStart"/>
      <w:r w:rsidRPr="009074BA">
        <w:rPr>
          <w:rFonts w:ascii="Consolas" w:hAnsi="Consolas" w:cs="Consolas"/>
          <w:color w:val="0000FF"/>
          <w:sz w:val="19"/>
          <w:szCs w:val="19"/>
          <w:highlight w:val="yellow"/>
        </w:rPr>
        <w:t>lock</w:t>
      </w:r>
      <w:proofErr w:type="gramEnd"/>
      <w:r w:rsidRPr="009074BA">
        <w:rPr>
          <w:rFonts w:ascii="Consolas" w:hAnsi="Consolas" w:cs="Consolas"/>
          <w:color w:val="000000"/>
          <w:sz w:val="19"/>
          <w:szCs w:val="19"/>
          <w:highlight w:val="yellow"/>
        </w:rPr>
        <w:t xml:space="preserve"> (</w:t>
      </w:r>
      <w:proofErr w:type="spellStart"/>
      <w:r w:rsidRPr="009074BA">
        <w:rPr>
          <w:rFonts w:ascii="Consolas" w:hAnsi="Consolas" w:cs="Consolas"/>
          <w:color w:val="000000"/>
          <w:sz w:val="19"/>
          <w:szCs w:val="19"/>
          <w:highlight w:val="yellow"/>
        </w:rPr>
        <w:t>bufferedMessages</w:t>
      </w:r>
      <w:proofErr w:type="spellEnd"/>
      <w:r w:rsidRPr="009074BA">
        <w:rPr>
          <w:rFonts w:ascii="Consolas" w:hAnsi="Consolas" w:cs="Consolas"/>
          <w:color w:val="000000"/>
          <w:sz w:val="19"/>
          <w:szCs w:val="19"/>
          <w:highlight w:val="yellow"/>
        </w:rPr>
        <w:t>)</w:t>
      </w:r>
    </w:p>
    <w:p w14:paraId="3B2696CF" w14:textId="7777777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52744715" w14:textId="7777777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bufferedMessages.Add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messagePayload</w:t>
      </w:r>
      <w:proofErr w:type="spellEnd"/>
      <w:r>
        <w:rPr>
          <w:rFonts w:ascii="Consolas" w:hAnsi="Consolas" w:cs="Consolas"/>
          <w:color w:val="000000"/>
          <w:sz w:val="19"/>
          <w:szCs w:val="19"/>
          <w:highlight w:val="white"/>
        </w:rPr>
        <w:t>);</w:t>
      </w:r>
    </w:p>
    <w:p w14:paraId="51D7E032" w14:textId="7777777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A96EA93" w14:textId="19155543" w:rsidR="009074BA" w:rsidRDefault="009074BA" w:rsidP="00E741F2">
      <w:r>
        <w:t>And on the client thread side:</w:t>
      </w:r>
    </w:p>
    <w:p w14:paraId="1FDA69B0" w14:textId="77777777" w:rsidR="009074BA" w:rsidRDefault="009074BA" w:rsidP="00E741F2"/>
    <w:p w14:paraId="2C7052BD" w14:textId="54BAE021"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IEnumerable</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&gt;&gt; </w:t>
      </w:r>
      <w:proofErr w:type="spellStart"/>
      <w:r>
        <w:rPr>
          <w:rFonts w:ascii="Consolas" w:hAnsi="Consolas" w:cs="Consolas"/>
          <w:color w:val="000000"/>
          <w:sz w:val="19"/>
          <w:szCs w:val="19"/>
          <w:highlight w:val="white"/>
        </w:rPr>
        <w:t>GetAllBufferedMessages</w:t>
      </w:r>
      <w:proofErr w:type="spellEnd"/>
      <w:r>
        <w:rPr>
          <w:rFonts w:ascii="Consolas" w:hAnsi="Consolas" w:cs="Consolas"/>
          <w:color w:val="000000"/>
          <w:sz w:val="19"/>
          <w:szCs w:val="19"/>
          <w:highlight w:val="white"/>
        </w:rPr>
        <w:t>()</w:t>
      </w:r>
    </w:p>
    <w:p w14:paraId="6C22D7DA" w14:textId="20353845"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0FBFB312" w14:textId="34BC6038"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allMessages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&gt;&gt;();</w:t>
      </w:r>
    </w:p>
    <w:p w14:paraId="48456A2B" w14:textId="39C4242E"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lock</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g_processors</w:t>
      </w:r>
      <w:proofErr w:type="spellEnd"/>
      <w:r>
        <w:rPr>
          <w:rFonts w:ascii="Consolas" w:hAnsi="Consolas" w:cs="Consolas"/>
          <w:color w:val="000000"/>
          <w:sz w:val="19"/>
          <w:szCs w:val="19"/>
          <w:highlight w:val="white"/>
        </w:rPr>
        <w:t>)</w:t>
      </w:r>
    </w:p>
    <w:p w14:paraId="2A06C90A" w14:textId="34ACB86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15B612B" w14:textId="612B0A0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foreach</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processor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g_processors</w:t>
      </w:r>
      <w:proofErr w:type="spellEnd"/>
      <w:r>
        <w:rPr>
          <w:rFonts w:ascii="Consolas" w:hAnsi="Consolas" w:cs="Consolas"/>
          <w:color w:val="000000"/>
          <w:sz w:val="19"/>
          <w:szCs w:val="19"/>
          <w:highlight w:val="white"/>
        </w:rPr>
        <w:t>)</w:t>
      </w:r>
    </w:p>
    <w:p w14:paraId="09AB94FA" w14:textId="4B2C9ABD"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67EF2F2" w14:textId="09392998" w:rsidR="009074BA" w:rsidRP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9074BA">
        <w:rPr>
          <w:rFonts w:ascii="Consolas" w:hAnsi="Consolas" w:cs="Consolas"/>
          <w:color w:val="000000"/>
          <w:sz w:val="19"/>
          <w:szCs w:val="19"/>
          <w:highlight w:val="yellow"/>
        </w:rPr>
        <w:t xml:space="preserve">            </w:t>
      </w:r>
      <w:proofErr w:type="gramStart"/>
      <w:r w:rsidRPr="009074BA">
        <w:rPr>
          <w:rFonts w:ascii="Consolas" w:hAnsi="Consolas" w:cs="Consolas"/>
          <w:color w:val="0000FF"/>
          <w:sz w:val="19"/>
          <w:szCs w:val="19"/>
          <w:highlight w:val="yellow"/>
        </w:rPr>
        <w:t>lock</w:t>
      </w:r>
      <w:proofErr w:type="gramEnd"/>
      <w:r w:rsidRPr="009074BA">
        <w:rPr>
          <w:rFonts w:ascii="Consolas" w:hAnsi="Consolas" w:cs="Consolas"/>
          <w:color w:val="000000"/>
          <w:sz w:val="19"/>
          <w:szCs w:val="19"/>
          <w:highlight w:val="yellow"/>
        </w:rPr>
        <w:t xml:space="preserve"> (</w:t>
      </w:r>
      <w:proofErr w:type="spellStart"/>
      <w:r w:rsidRPr="009074BA">
        <w:rPr>
          <w:rFonts w:ascii="Consolas" w:hAnsi="Consolas" w:cs="Consolas"/>
          <w:color w:val="000000"/>
          <w:sz w:val="19"/>
          <w:szCs w:val="19"/>
          <w:highlight w:val="yellow"/>
        </w:rPr>
        <w:t>processor.bufferedMessages</w:t>
      </w:r>
      <w:proofErr w:type="spellEnd"/>
      <w:r w:rsidRPr="009074BA">
        <w:rPr>
          <w:rFonts w:ascii="Consolas" w:hAnsi="Consolas" w:cs="Consolas"/>
          <w:color w:val="000000"/>
          <w:sz w:val="19"/>
          <w:szCs w:val="19"/>
          <w:highlight w:val="yellow"/>
        </w:rPr>
        <w:t>)</w:t>
      </w:r>
    </w:p>
    <w:p w14:paraId="1F3AE344" w14:textId="70FD530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12D67C5" w14:textId="41673731"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allMessages.AddRange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processor.bufferedMessages</w:t>
      </w:r>
      <w:proofErr w:type="spellEnd"/>
      <w:r>
        <w:rPr>
          <w:rFonts w:ascii="Consolas" w:hAnsi="Consolas" w:cs="Consolas"/>
          <w:color w:val="000000"/>
          <w:sz w:val="19"/>
          <w:szCs w:val="19"/>
          <w:highlight w:val="white"/>
        </w:rPr>
        <w:t>);</w:t>
      </w:r>
    </w:p>
    <w:p w14:paraId="35F2AFA8" w14:textId="2FBD3230"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A4997A0" w14:textId="083B17AF"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4A9590" w14:textId="5E08498C"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C58973F" w14:textId="67B9FDE4"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allMessages</w:t>
      </w:r>
      <w:proofErr w:type="spellEnd"/>
      <w:r>
        <w:rPr>
          <w:rFonts w:ascii="Consolas" w:hAnsi="Consolas" w:cs="Consolas"/>
          <w:color w:val="000000"/>
          <w:sz w:val="19"/>
          <w:szCs w:val="19"/>
          <w:highlight w:val="white"/>
        </w:rPr>
        <w:t>;</w:t>
      </w:r>
    </w:p>
    <w:p w14:paraId="5DAF0EDF" w14:textId="5C09D90F"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96FC5A7" w14:textId="77777777" w:rsidR="002A0974" w:rsidRDefault="002A0974" w:rsidP="009074BA"/>
    <w:p w14:paraId="06A99380" w14:textId="78106CE2" w:rsidR="009074BA" w:rsidRDefault="009074BA" w:rsidP="009074BA">
      <w:r>
        <w:t xml:space="preserve">The other part of the Web Site handles browser clients, primarily in the </w:t>
      </w:r>
      <w:proofErr w:type="spellStart"/>
      <w:r>
        <w:rPr>
          <w:rFonts w:ascii="Consolas" w:hAnsi="Consolas" w:cs="Consolas"/>
          <w:color w:val="2B91AF"/>
          <w:sz w:val="19"/>
          <w:szCs w:val="19"/>
          <w:highlight w:val="white"/>
        </w:rPr>
        <w:t>MyWebSocketHandler</w:t>
      </w:r>
      <w:proofErr w:type="spellEnd"/>
      <w:r>
        <w:t xml:space="preserve"> class in Azure\</w:t>
      </w:r>
      <w:proofErr w:type="spellStart"/>
      <w:r>
        <w:t>ConnectTheDotsWebSite</w:t>
      </w:r>
      <w:proofErr w:type="spellEnd"/>
      <w:r>
        <w:t>\</w:t>
      </w:r>
      <w:proofErr w:type="spellStart"/>
      <w:r w:rsidRPr="009074BA">
        <w:t>WebSocketHandler.cs</w:t>
      </w:r>
      <w:proofErr w:type="spellEnd"/>
      <w:r>
        <w:t>. As clients connect, a</w:t>
      </w:r>
      <w:r w:rsidR="004168E0">
        <w:t xml:space="preserve"> </w:t>
      </w:r>
      <w:proofErr w:type="spellStart"/>
      <w:r w:rsidR="004168E0">
        <w:rPr>
          <w:rFonts w:ascii="Consolas" w:hAnsi="Consolas" w:cs="Consolas"/>
          <w:color w:val="2B91AF"/>
          <w:sz w:val="19"/>
          <w:szCs w:val="19"/>
          <w:highlight w:val="white"/>
        </w:rPr>
        <w:t>MyWebSocketHandler</w:t>
      </w:r>
      <w:proofErr w:type="spellEnd"/>
      <w:r w:rsidR="004168E0">
        <w:t xml:space="preserve"> instance is created:</w:t>
      </w:r>
    </w:p>
    <w:p w14:paraId="7F9127F8" w14:textId="77777777" w:rsidR="002A0974" w:rsidRDefault="002A0974" w:rsidP="009074BA"/>
    <w:p w14:paraId="5C29FCF0" w14:textId="00D8F4E3"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WebSocketConnectController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ApiController</w:t>
      </w:r>
      <w:proofErr w:type="spellEnd"/>
    </w:p>
    <w:p w14:paraId="51D967D1" w14:textId="1E37532D"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C709498" w14:textId="4B7EAD5B"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GET </w:t>
      </w:r>
      <w:proofErr w:type="spellStart"/>
      <w:proofErr w:type="gramStart"/>
      <w:r>
        <w:rPr>
          <w:rFonts w:ascii="Consolas" w:hAnsi="Consolas" w:cs="Consolas"/>
          <w:color w:val="008000"/>
          <w:sz w:val="19"/>
          <w:szCs w:val="19"/>
          <w:highlight w:val="white"/>
        </w:rPr>
        <w:t>api</w:t>
      </w:r>
      <w:proofErr w:type="spellEnd"/>
      <w:proofErr w:type="gramEnd"/>
      <w:r>
        <w:rPr>
          <w:rFonts w:ascii="Consolas" w:hAnsi="Consolas" w:cs="Consolas"/>
          <w:color w:val="008000"/>
          <w:sz w:val="19"/>
          <w:szCs w:val="19"/>
          <w:highlight w:val="white"/>
        </w:rPr>
        <w:t>/&lt;controller&gt;</w:t>
      </w:r>
    </w:p>
    <w:p w14:paraId="260152A1" w14:textId="55CD5064"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HttpResponseMessage</w:t>
      </w:r>
      <w:proofErr w:type="spellEnd"/>
      <w:r>
        <w:rPr>
          <w:rFonts w:ascii="Consolas" w:hAnsi="Consolas" w:cs="Consolas"/>
          <w:color w:val="000000"/>
          <w:sz w:val="19"/>
          <w:szCs w:val="19"/>
          <w:highlight w:val="white"/>
        </w:rPr>
        <w:t xml:space="preserve"> Get(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clientId</w:t>
      </w:r>
      <w:proofErr w:type="spellEnd"/>
      <w:r>
        <w:rPr>
          <w:rFonts w:ascii="Consolas" w:hAnsi="Consolas" w:cs="Consolas"/>
          <w:color w:val="000000"/>
          <w:sz w:val="19"/>
          <w:szCs w:val="19"/>
          <w:highlight w:val="white"/>
        </w:rPr>
        <w:t>)</w:t>
      </w:r>
    </w:p>
    <w:p w14:paraId="1BCBA1F0" w14:textId="4091E3B2"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E10378C" w14:textId="37D8F590"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HttpContext</w:t>
      </w:r>
      <w:r>
        <w:rPr>
          <w:rFonts w:ascii="Consolas" w:hAnsi="Consolas" w:cs="Consolas"/>
          <w:color w:val="000000"/>
          <w:sz w:val="19"/>
          <w:szCs w:val="19"/>
          <w:highlight w:val="white"/>
        </w:rPr>
        <w:t>.Current.AcceptWebSocketRequest</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MyWebSocketHandler</w:t>
      </w:r>
      <w:proofErr w:type="spellEnd"/>
      <w:r>
        <w:rPr>
          <w:rFonts w:ascii="Consolas" w:hAnsi="Consolas" w:cs="Consolas"/>
          <w:color w:val="000000"/>
          <w:sz w:val="19"/>
          <w:szCs w:val="19"/>
          <w:highlight w:val="white"/>
        </w:rPr>
        <w:t>());</w:t>
      </w:r>
    </w:p>
    <w:p w14:paraId="7F2FDB02" w14:textId="19515D3F"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Request.CreateResponse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HttpStatusCode</w:t>
      </w:r>
      <w:r>
        <w:rPr>
          <w:rFonts w:ascii="Consolas" w:hAnsi="Consolas" w:cs="Consolas"/>
          <w:color w:val="000000"/>
          <w:sz w:val="19"/>
          <w:szCs w:val="19"/>
          <w:highlight w:val="white"/>
        </w:rPr>
        <w:t>.SwitchingProtocols</w:t>
      </w:r>
      <w:proofErr w:type="spellEnd"/>
      <w:r>
        <w:rPr>
          <w:rFonts w:ascii="Consolas" w:hAnsi="Consolas" w:cs="Consolas"/>
          <w:color w:val="000000"/>
          <w:sz w:val="19"/>
          <w:szCs w:val="19"/>
          <w:highlight w:val="white"/>
        </w:rPr>
        <w:t>);</w:t>
      </w:r>
    </w:p>
    <w:p w14:paraId="69F1E452" w14:textId="6172FBBF"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FD0FCB8" w14:textId="1330C1A1"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BD22633" w14:textId="77777777" w:rsidR="004168E0" w:rsidRDefault="004168E0" w:rsidP="009074BA"/>
    <w:p w14:paraId="0F7C245F" w14:textId="01CF2E5C" w:rsidR="004168E0" w:rsidRDefault="004168E0" w:rsidP="009074BA">
      <w:r>
        <w:t xml:space="preserve">On first connect, the </w:t>
      </w:r>
      <w:proofErr w:type="spellStart"/>
      <w:r>
        <w:rPr>
          <w:rFonts w:ascii="Consolas" w:hAnsi="Consolas" w:cs="Consolas"/>
          <w:color w:val="2B91AF"/>
          <w:sz w:val="19"/>
          <w:szCs w:val="19"/>
          <w:highlight w:val="white"/>
        </w:rPr>
        <w:t>MyWebSocketHandler</w:t>
      </w:r>
      <w:proofErr w:type="spellEnd"/>
      <w:r>
        <w:t xml:space="preserve"> then returns any data from the device data cache:</w:t>
      </w:r>
    </w:p>
    <w:p w14:paraId="2507F043" w14:textId="77777777" w:rsidR="004168E0" w:rsidRDefault="004168E0" w:rsidP="009074BA"/>
    <w:p w14:paraId="25E3D50D" w14:textId="5080FEE6"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OnOpen</w:t>
      </w:r>
      <w:proofErr w:type="spellEnd"/>
      <w:r>
        <w:rPr>
          <w:rFonts w:ascii="Consolas" w:hAnsi="Consolas" w:cs="Consolas"/>
          <w:color w:val="000000"/>
          <w:sz w:val="19"/>
          <w:szCs w:val="19"/>
          <w:highlight w:val="white"/>
        </w:rPr>
        <w:t>()</w:t>
      </w:r>
    </w:p>
    <w:p w14:paraId="307114B0" w14:textId="7FBFAD58"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D3369EB" w14:textId="39FA2E3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spellStart"/>
      <w:proofErr w:type="gramStart"/>
      <w:r>
        <w:rPr>
          <w:rFonts w:ascii="Consolas" w:hAnsi="Consolas" w:cs="Consolas"/>
          <w:color w:val="000000"/>
          <w:sz w:val="19"/>
          <w:szCs w:val="19"/>
          <w:highlight w:val="white"/>
        </w:rPr>
        <w:t>clients.Add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14:paraId="38734F3D" w14:textId="1D285409"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ResendDataToClient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3AB39C2B" w14:textId="2F2C9731"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5208844" w14:textId="5CB0F5EF"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ResendDataToClient</w:t>
      </w:r>
      <w:proofErr w:type="spellEnd"/>
      <w:r>
        <w:rPr>
          <w:rFonts w:ascii="Consolas" w:hAnsi="Consolas" w:cs="Consolas"/>
          <w:color w:val="000000"/>
          <w:sz w:val="19"/>
          <w:szCs w:val="19"/>
          <w:highlight w:val="white"/>
        </w:rPr>
        <w:t>()</w:t>
      </w:r>
    </w:p>
    <w:p w14:paraId="2C18983C" w14:textId="0BD7C870"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694EF1E" w14:textId="703138C4"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bufferedMessages</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WebSocketEventProcessor</w:t>
      </w:r>
      <w:r>
        <w:rPr>
          <w:rFonts w:ascii="Consolas" w:hAnsi="Consolas" w:cs="Consolas"/>
          <w:color w:val="000000"/>
          <w:sz w:val="19"/>
          <w:szCs w:val="19"/>
          <w:highlight w:val="white"/>
        </w:rPr>
        <w:t>.GetAllBufferedMessages</w:t>
      </w:r>
      <w:proofErr w:type="spellEnd"/>
      <w:r>
        <w:rPr>
          <w:rFonts w:ascii="Consolas" w:hAnsi="Consolas" w:cs="Consolas"/>
          <w:color w:val="000000"/>
          <w:sz w:val="19"/>
          <w:szCs w:val="19"/>
          <w:highlight w:val="white"/>
        </w:rPr>
        <w:t>();</w:t>
      </w:r>
    </w:p>
    <w:p w14:paraId="33A6A64F" w14:textId="2B5BAD5E"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.Send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JsonConvert</w:t>
      </w:r>
      <w:r>
        <w:rPr>
          <w:rFonts w:ascii="Consolas" w:hAnsi="Consolas" w:cs="Consolas"/>
          <w:color w:val="000000"/>
          <w:sz w:val="19"/>
          <w:szCs w:val="19"/>
          <w:highlight w:val="white"/>
        </w:rPr>
        <w:t>.SerializeObject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&gt; </w:t>
      </w:r>
    </w:p>
    <w:p w14:paraId="1B46E9C9" w14:textId="3CFEC80D"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0A8389A2" w14:textId="154D7F5B"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proofErr w:type="gramEnd"/>
      <w:r>
        <w:rPr>
          <w:rFonts w:ascii="Consolas" w:hAnsi="Consolas" w:cs="Consolas"/>
          <w:color w:val="A31515"/>
          <w:sz w:val="19"/>
          <w:szCs w:val="19"/>
          <w:highlight w:val="white"/>
        </w:rPr>
        <w:t>bulkData</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p>
    <w:p w14:paraId="7343B582" w14:textId="591B775C"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7973C22" w14:textId="0DBEF232"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62B6D8C" w14:textId="715E1F9C"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foreach</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message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bufferedMessages</w:t>
      </w:r>
      <w:proofErr w:type="spellEnd"/>
      <w:r>
        <w:rPr>
          <w:rFonts w:ascii="Consolas" w:hAnsi="Consolas" w:cs="Consolas"/>
          <w:color w:val="000000"/>
          <w:sz w:val="19"/>
          <w:szCs w:val="19"/>
          <w:highlight w:val="white"/>
        </w:rPr>
        <w:t>)</w:t>
      </w:r>
    </w:p>
    <w:p w14:paraId="7B1682D3" w14:textId="42EF8D65"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9A5D94E" w14:textId="7B1040EB"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.SendFiltered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message);</w:t>
      </w:r>
    </w:p>
    <w:p w14:paraId="5A8E5A87" w14:textId="3997606C"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A66DAFC" w14:textId="7F5ADC2F"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.Send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JsonConvert</w:t>
      </w:r>
      <w:r>
        <w:rPr>
          <w:rFonts w:ascii="Consolas" w:hAnsi="Consolas" w:cs="Consolas"/>
          <w:color w:val="000000"/>
          <w:sz w:val="19"/>
          <w:szCs w:val="19"/>
          <w:highlight w:val="white"/>
        </w:rPr>
        <w:t>.SerializeObject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&gt; </w:t>
      </w:r>
    </w:p>
    <w:p w14:paraId="16EBD2E9" w14:textId="5BBDE5D1"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7006F48E" w14:textId="1F266EC0"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proofErr w:type="gramEnd"/>
      <w:r>
        <w:rPr>
          <w:rFonts w:ascii="Consolas" w:hAnsi="Consolas" w:cs="Consolas"/>
          <w:color w:val="A31515"/>
          <w:sz w:val="19"/>
          <w:szCs w:val="19"/>
          <w:highlight w:val="white"/>
        </w:rPr>
        <w:t>bulkData</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55E0E977" w14:textId="09AF5C8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0695A11" w14:textId="277D5C18"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B0FDDD" w14:textId="0F42CF4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8167D3C" w14:textId="77777777" w:rsidR="004168E0" w:rsidRDefault="004168E0" w:rsidP="009074BA"/>
    <w:p w14:paraId="3C99002C" w14:textId="5ECCEA2F" w:rsidR="004168E0" w:rsidRDefault="004168E0" w:rsidP="009074BA">
      <w:r>
        <w:t>Note that it first indicates to the client that a bulk update is starting, so that clients can avoid refreshing the UI during initialization.</w:t>
      </w:r>
    </w:p>
    <w:p w14:paraId="7640EA5B" w14:textId="77777777" w:rsidR="004168E0" w:rsidRDefault="004168E0" w:rsidP="009074BA"/>
    <w:p w14:paraId="4481A392" w14:textId="61730647" w:rsidR="004168E0" w:rsidRDefault="004168E0" w:rsidP="009074BA">
      <w:r>
        <w:t xml:space="preserve">Each client can indicate for which device it wants to receive live data. This selection is kept in </w:t>
      </w:r>
      <w:proofErr w:type="spellStart"/>
      <w:r>
        <w:rPr>
          <w:rFonts w:ascii="Consolas" w:hAnsi="Consolas" w:cs="Consolas"/>
          <w:color w:val="2B91AF"/>
          <w:sz w:val="19"/>
          <w:szCs w:val="19"/>
          <w:highlight w:val="white"/>
        </w:rPr>
        <w:t>MyWebSocketHandler</w:t>
      </w:r>
      <w:r>
        <w:rPr>
          <w:rFonts w:ascii="Consolas" w:hAnsi="Consolas" w:cs="Consolas"/>
          <w:color w:val="000000"/>
          <w:sz w:val="19"/>
          <w:szCs w:val="19"/>
          <w:highlight w:val="white"/>
        </w:rPr>
        <w:t>.DeviceFilter</w:t>
      </w:r>
      <w:proofErr w:type="spellEnd"/>
      <w:r>
        <w:rPr>
          <w:rFonts w:ascii="Consolas" w:hAnsi="Consolas" w:cs="Consolas"/>
          <w:color w:val="000000"/>
          <w:sz w:val="19"/>
          <w:szCs w:val="19"/>
        </w:rPr>
        <w:t>:</w:t>
      </w:r>
    </w:p>
    <w:p w14:paraId="14C4B6A6" w14:textId="77777777" w:rsidR="004168E0" w:rsidRDefault="004168E0" w:rsidP="009074BA"/>
    <w:p w14:paraId="53F92A86"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OnMessage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message)</w:t>
      </w:r>
    </w:p>
    <w:p w14:paraId="18E1413B"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4903327"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14:paraId="7B0713E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93F36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messageDictionary</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w:t>
      </w:r>
    </w:p>
    <w:p w14:paraId="1BEE09A5"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JsonConvert</w:t>
      </w:r>
      <w:r>
        <w:rPr>
          <w:rFonts w:ascii="Consolas" w:hAnsi="Consolas" w:cs="Consolas"/>
          <w:color w:val="000000"/>
          <w:sz w:val="19"/>
          <w:szCs w:val="19"/>
          <w:highlight w:val="white"/>
        </w:rPr>
        <w:t>.DeserializeObject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message,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w:t>
      </w:r>
    </w:p>
    <w:p w14:paraId="15F4B425"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67AFA191"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messageDictionary.ContainsKey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MessageType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57D6255F"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D64845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switch</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messageDictionary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MessageType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p>
    <w:p w14:paraId="24365E8B"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D5B8E9"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w:t>
      </w:r>
      <w:proofErr w:type="gramStart"/>
      <w:r w:rsidRPr="004168E0">
        <w:rPr>
          <w:rFonts w:ascii="Consolas" w:hAnsi="Consolas" w:cs="Consolas"/>
          <w:color w:val="0000FF"/>
          <w:sz w:val="19"/>
          <w:szCs w:val="19"/>
          <w:highlight w:val="yellow"/>
        </w:rPr>
        <w:t>case</w:t>
      </w:r>
      <w:proofErr w:type="gramEnd"/>
      <w:r w:rsidRPr="004168E0">
        <w:rPr>
          <w:rFonts w:ascii="Consolas" w:hAnsi="Consolas" w:cs="Consolas"/>
          <w:color w:val="000000"/>
          <w:sz w:val="19"/>
          <w:szCs w:val="19"/>
          <w:highlight w:val="yellow"/>
        </w:rPr>
        <w:t xml:space="preserve"> </w:t>
      </w:r>
      <w:r w:rsidRPr="004168E0">
        <w:rPr>
          <w:rFonts w:ascii="Consolas" w:hAnsi="Consolas" w:cs="Consolas"/>
          <w:color w:val="A31515"/>
          <w:sz w:val="19"/>
          <w:szCs w:val="19"/>
          <w:highlight w:val="yellow"/>
        </w:rPr>
        <w:t>"</w:t>
      </w:r>
      <w:proofErr w:type="spellStart"/>
      <w:r w:rsidRPr="004168E0">
        <w:rPr>
          <w:rFonts w:ascii="Consolas" w:hAnsi="Consolas" w:cs="Consolas"/>
          <w:color w:val="A31515"/>
          <w:sz w:val="19"/>
          <w:szCs w:val="19"/>
          <w:highlight w:val="yellow"/>
        </w:rPr>
        <w:t>LiveDataSelection</w:t>
      </w:r>
      <w:proofErr w:type="spellEnd"/>
      <w:r w:rsidRPr="004168E0">
        <w:rPr>
          <w:rFonts w:ascii="Consolas" w:hAnsi="Consolas" w:cs="Consolas"/>
          <w:color w:val="A31515"/>
          <w:sz w:val="19"/>
          <w:szCs w:val="19"/>
          <w:highlight w:val="yellow"/>
        </w:rPr>
        <w:t>"</w:t>
      </w:r>
      <w:r w:rsidRPr="004168E0">
        <w:rPr>
          <w:rFonts w:ascii="Consolas" w:hAnsi="Consolas" w:cs="Consolas"/>
          <w:color w:val="000000"/>
          <w:sz w:val="19"/>
          <w:szCs w:val="19"/>
          <w:highlight w:val="yellow"/>
        </w:rPr>
        <w:t>:</w:t>
      </w:r>
    </w:p>
    <w:p w14:paraId="2623A840"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lastRenderedPageBreak/>
        <w:t xml:space="preserve">                    </w:t>
      </w:r>
      <w:proofErr w:type="spellStart"/>
      <w:r w:rsidRPr="004168E0">
        <w:rPr>
          <w:rFonts w:ascii="Consolas" w:hAnsi="Consolas" w:cs="Consolas"/>
          <w:color w:val="000000"/>
          <w:sz w:val="19"/>
          <w:szCs w:val="19"/>
          <w:highlight w:val="yellow"/>
        </w:rPr>
        <w:t>DeviceFilter</w:t>
      </w:r>
      <w:proofErr w:type="spellEnd"/>
      <w:r w:rsidRPr="004168E0">
        <w:rPr>
          <w:rFonts w:ascii="Consolas" w:hAnsi="Consolas" w:cs="Consolas"/>
          <w:color w:val="000000"/>
          <w:sz w:val="19"/>
          <w:szCs w:val="19"/>
          <w:highlight w:val="yellow"/>
        </w:rPr>
        <w:t xml:space="preserve"> = </w:t>
      </w:r>
      <w:proofErr w:type="spellStart"/>
      <w:proofErr w:type="gramStart"/>
      <w:r w:rsidRPr="004168E0">
        <w:rPr>
          <w:rFonts w:ascii="Consolas" w:hAnsi="Consolas" w:cs="Consolas"/>
          <w:color w:val="000000"/>
          <w:sz w:val="19"/>
          <w:szCs w:val="19"/>
          <w:highlight w:val="yellow"/>
        </w:rPr>
        <w:t>messageDictionary</w:t>
      </w:r>
      <w:proofErr w:type="spellEnd"/>
      <w:r w:rsidRPr="004168E0">
        <w:rPr>
          <w:rFonts w:ascii="Consolas" w:hAnsi="Consolas" w:cs="Consolas"/>
          <w:color w:val="000000"/>
          <w:sz w:val="19"/>
          <w:szCs w:val="19"/>
          <w:highlight w:val="yellow"/>
        </w:rPr>
        <w:t>[</w:t>
      </w:r>
      <w:proofErr w:type="gramEnd"/>
      <w:r w:rsidRPr="004168E0">
        <w:rPr>
          <w:rFonts w:ascii="Consolas" w:hAnsi="Consolas" w:cs="Consolas"/>
          <w:color w:val="A31515"/>
          <w:sz w:val="19"/>
          <w:szCs w:val="19"/>
          <w:highlight w:val="yellow"/>
        </w:rPr>
        <w:t>"</w:t>
      </w:r>
      <w:proofErr w:type="spellStart"/>
      <w:r w:rsidRPr="004168E0">
        <w:rPr>
          <w:rFonts w:ascii="Consolas" w:hAnsi="Consolas" w:cs="Consolas"/>
          <w:color w:val="A31515"/>
          <w:sz w:val="19"/>
          <w:szCs w:val="19"/>
          <w:highlight w:val="yellow"/>
        </w:rPr>
        <w:t>DeviceName</w:t>
      </w:r>
      <w:proofErr w:type="spellEnd"/>
      <w:r w:rsidRPr="004168E0">
        <w:rPr>
          <w:rFonts w:ascii="Consolas" w:hAnsi="Consolas" w:cs="Consolas"/>
          <w:color w:val="A31515"/>
          <w:sz w:val="19"/>
          <w:szCs w:val="19"/>
          <w:highlight w:val="yellow"/>
        </w:rPr>
        <w:t>"</w:t>
      </w:r>
      <w:r w:rsidRPr="004168E0">
        <w:rPr>
          <w:rFonts w:ascii="Consolas" w:hAnsi="Consolas" w:cs="Consolas"/>
          <w:color w:val="000000"/>
          <w:sz w:val="19"/>
          <w:szCs w:val="19"/>
          <w:highlight w:val="yellow"/>
        </w:rPr>
        <w:t xml:space="preserve">] </w:t>
      </w:r>
      <w:r w:rsidRPr="004168E0">
        <w:rPr>
          <w:rFonts w:ascii="Consolas" w:hAnsi="Consolas" w:cs="Consolas"/>
          <w:color w:val="0000FF"/>
          <w:sz w:val="19"/>
          <w:szCs w:val="19"/>
          <w:highlight w:val="yellow"/>
        </w:rPr>
        <w:t>as</w:t>
      </w:r>
      <w:r w:rsidRPr="004168E0">
        <w:rPr>
          <w:rFonts w:ascii="Consolas" w:hAnsi="Consolas" w:cs="Consolas"/>
          <w:color w:val="000000"/>
          <w:sz w:val="19"/>
          <w:szCs w:val="19"/>
          <w:highlight w:val="yellow"/>
        </w:rPr>
        <w:t xml:space="preserve"> </w:t>
      </w:r>
      <w:r w:rsidRPr="004168E0">
        <w:rPr>
          <w:rFonts w:ascii="Consolas" w:hAnsi="Consolas" w:cs="Consolas"/>
          <w:color w:val="0000FF"/>
          <w:sz w:val="19"/>
          <w:szCs w:val="19"/>
          <w:highlight w:val="yellow"/>
        </w:rPr>
        <w:t>string</w:t>
      </w:r>
      <w:r w:rsidRPr="004168E0">
        <w:rPr>
          <w:rFonts w:ascii="Consolas" w:hAnsi="Consolas" w:cs="Consolas"/>
          <w:color w:val="000000"/>
          <w:sz w:val="19"/>
          <w:szCs w:val="19"/>
          <w:highlight w:val="yellow"/>
        </w:rPr>
        <w:t>;</w:t>
      </w:r>
    </w:p>
    <w:p w14:paraId="40FA5E6A"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w:t>
      </w:r>
      <w:proofErr w:type="gramStart"/>
      <w:r w:rsidRPr="004168E0">
        <w:rPr>
          <w:rFonts w:ascii="Consolas" w:hAnsi="Consolas" w:cs="Consolas"/>
          <w:color w:val="0000FF"/>
          <w:sz w:val="19"/>
          <w:szCs w:val="19"/>
          <w:highlight w:val="yellow"/>
        </w:rPr>
        <w:t>break</w:t>
      </w:r>
      <w:proofErr w:type="gramEnd"/>
      <w:r w:rsidRPr="004168E0">
        <w:rPr>
          <w:rFonts w:ascii="Consolas" w:hAnsi="Consolas" w:cs="Consolas"/>
          <w:color w:val="000000"/>
          <w:sz w:val="19"/>
          <w:szCs w:val="19"/>
          <w:highlight w:val="yellow"/>
        </w:rPr>
        <w:t>;</w:t>
      </w:r>
    </w:p>
    <w:p w14:paraId="6004E711"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default</w:t>
      </w:r>
      <w:proofErr w:type="gramEnd"/>
      <w:r>
        <w:rPr>
          <w:rFonts w:ascii="Consolas" w:hAnsi="Consolas" w:cs="Consolas"/>
          <w:color w:val="000000"/>
          <w:sz w:val="19"/>
          <w:szCs w:val="19"/>
          <w:highlight w:val="white"/>
        </w:rPr>
        <w:t>:</w:t>
      </w:r>
    </w:p>
    <w:p w14:paraId="372159DB"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Trace</w:t>
      </w:r>
      <w:r>
        <w:rPr>
          <w:rFonts w:ascii="Consolas" w:hAnsi="Consolas" w:cs="Consolas"/>
          <w:color w:val="000000"/>
          <w:sz w:val="19"/>
          <w:szCs w:val="19"/>
          <w:highlight w:val="white"/>
        </w:rPr>
        <w:t>.TraceError</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"Client message with unknown message type: {0} - {1}"</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messageDictionary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MessageType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message);</w:t>
      </w:r>
    </w:p>
    <w:p w14:paraId="158108DE"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14:paraId="123DEC1E"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C97E89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AC35482"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14:paraId="528DBCBE"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28EA3BC"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Trace</w:t>
      </w:r>
      <w:r>
        <w:rPr>
          <w:rFonts w:ascii="Consolas" w:hAnsi="Consolas" w:cs="Consolas"/>
          <w:color w:val="000000"/>
          <w:sz w:val="19"/>
          <w:szCs w:val="19"/>
          <w:highlight w:val="white"/>
        </w:rPr>
        <w:t>.TraceError</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"Client message without message type: {0}"</w:t>
      </w:r>
      <w:r>
        <w:rPr>
          <w:rFonts w:ascii="Consolas" w:hAnsi="Consolas" w:cs="Consolas"/>
          <w:color w:val="000000"/>
          <w:sz w:val="19"/>
          <w:szCs w:val="19"/>
          <w:highlight w:val="white"/>
        </w:rPr>
        <w:t>, message);</w:t>
      </w:r>
    </w:p>
    <w:p w14:paraId="552C2D8D"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ADC544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19A5B19"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14:paraId="69A59B1B"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13C5086"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Trace</w:t>
      </w:r>
      <w:r>
        <w:rPr>
          <w:rFonts w:ascii="Consolas" w:hAnsi="Consolas" w:cs="Consolas"/>
          <w:color w:val="000000"/>
          <w:sz w:val="19"/>
          <w:szCs w:val="19"/>
          <w:highlight w:val="white"/>
        </w:rPr>
        <w:t>.TraceError</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"Error processing client message: {0} - {1}"</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e.Message</w:t>
      </w:r>
      <w:proofErr w:type="spellEnd"/>
      <w:r>
        <w:rPr>
          <w:rFonts w:ascii="Consolas" w:hAnsi="Consolas" w:cs="Consolas"/>
          <w:color w:val="000000"/>
          <w:sz w:val="19"/>
          <w:szCs w:val="19"/>
          <w:highlight w:val="white"/>
        </w:rPr>
        <w:t>, message);</w:t>
      </w:r>
    </w:p>
    <w:p w14:paraId="51E9E5DE"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524508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ResendDataToClient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2D327E46"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142B6FF" w14:textId="77777777" w:rsidR="004168E0" w:rsidRDefault="004168E0" w:rsidP="009074BA"/>
    <w:p w14:paraId="57733392" w14:textId="704AAD9D" w:rsidR="004168E0" w:rsidRDefault="004168E0" w:rsidP="009074BA">
      <w:r>
        <w:t xml:space="preserve">The filter is applied here: </w:t>
      </w:r>
    </w:p>
    <w:p w14:paraId="599FC483" w14:textId="77777777" w:rsidR="004168E0" w:rsidRDefault="004168E0" w:rsidP="009074BA"/>
    <w:p w14:paraId="7EA5D33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SendFiltered</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 message)</w:t>
      </w:r>
    </w:p>
    <w:p w14:paraId="3AA54B89"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24F9D29"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message.ContainsKey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dspl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734D184A"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 (</w:t>
      </w:r>
      <w:proofErr w:type="spellStart"/>
      <w:proofErr w:type="gramStart"/>
      <w:r w:rsidRPr="004168E0">
        <w:rPr>
          <w:rFonts w:ascii="Consolas" w:hAnsi="Consolas" w:cs="Consolas"/>
          <w:color w:val="0000FF"/>
          <w:sz w:val="19"/>
          <w:szCs w:val="19"/>
          <w:highlight w:val="yellow"/>
        </w:rPr>
        <w:t>this</w:t>
      </w:r>
      <w:r w:rsidRPr="004168E0">
        <w:rPr>
          <w:rFonts w:ascii="Consolas" w:hAnsi="Consolas" w:cs="Consolas"/>
          <w:color w:val="000000"/>
          <w:sz w:val="19"/>
          <w:szCs w:val="19"/>
          <w:highlight w:val="yellow"/>
        </w:rPr>
        <w:t>.DeviceFilter</w:t>
      </w:r>
      <w:proofErr w:type="spellEnd"/>
      <w:r w:rsidRPr="004168E0">
        <w:rPr>
          <w:rFonts w:ascii="Consolas" w:hAnsi="Consolas" w:cs="Consolas"/>
          <w:color w:val="000000"/>
          <w:sz w:val="19"/>
          <w:szCs w:val="19"/>
          <w:highlight w:val="yellow"/>
        </w:rPr>
        <w:t xml:space="preserve"> !</w:t>
      </w:r>
      <w:proofErr w:type="gramEnd"/>
      <w:r w:rsidRPr="004168E0">
        <w:rPr>
          <w:rFonts w:ascii="Consolas" w:hAnsi="Consolas" w:cs="Consolas"/>
          <w:color w:val="000000"/>
          <w:sz w:val="19"/>
          <w:szCs w:val="19"/>
          <w:highlight w:val="yellow"/>
        </w:rPr>
        <w:t xml:space="preserve">= </w:t>
      </w:r>
      <w:r w:rsidRPr="004168E0">
        <w:rPr>
          <w:rFonts w:ascii="Consolas" w:hAnsi="Consolas" w:cs="Consolas"/>
          <w:color w:val="0000FF"/>
          <w:sz w:val="19"/>
          <w:szCs w:val="19"/>
          <w:highlight w:val="yellow"/>
        </w:rPr>
        <w:t>null</w:t>
      </w:r>
      <w:r w:rsidRPr="004168E0">
        <w:rPr>
          <w:rFonts w:ascii="Consolas" w:hAnsi="Consolas" w:cs="Consolas"/>
          <w:color w:val="000000"/>
          <w:sz w:val="19"/>
          <w:szCs w:val="19"/>
          <w:highlight w:val="yellow"/>
        </w:rPr>
        <w:t xml:space="preserve"> </w:t>
      </w:r>
    </w:p>
    <w:p w14:paraId="6FA9CC63"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&amp;&amp; (</w:t>
      </w:r>
    </w:p>
    <w:p w14:paraId="6012D565"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w:t>
      </w:r>
      <w:proofErr w:type="spellStart"/>
      <w:proofErr w:type="gramStart"/>
      <w:r w:rsidRPr="004168E0">
        <w:rPr>
          <w:rFonts w:ascii="Consolas" w:hAnsi="Consolas" w:cs="Consolas"/>
          <w:color w:val="2B91AF"/>
          <w:sz w:val="19"/>
          <w:szCs w:val="19"/>
          <w:highlight w:val="yellow"/>
        </w:rPr>
        <w:t>String</w:t>
      </w:r>
      <w:r w:rsidRPr="004168E0">
        <w:rPr>
          <w:rFonts w:ascii="Consolas" w:hAnsi="Consolas" w:cs="Consolas"/>
          <w:color w:val="000000"/>
          <w:sz w:val="19"/>
          <w:szCs w:val="19"/>
          <w:highlight w:val="yellow"/>
        </w:rPr>
        <w:t>.Equals</w:t>
      </w:r>
      <w:proofErr w:type="spellEnd"/>
      <w:r w:rsidRPr="004168E0">
        <w:rPr>
          <w:rFonts w:ascii="Consolas" w:hAnsi="Consolas" w:cs="Consolas"/>
          <w:color w:val="000000"/>
          <w:sz w:val="19"/>
          <w:szCs w:val="19"/>
          <w:highlight w:val="yellow"/>
        </w:rPr>
        <w:t>(</w:t>
      </w:r>
      <w:proofErr w:type="spellStart"/>
      <w:proofErr w:type="gramEnd"/>
      <w:r w:rsidRPr="004168E0">
        <w:rPr>
          <w:rFonts w:ascii="Consolas" w:hAnsi="Consolas" w:cs="Consolas"/>
          <w:color w:val="0000FF"/>
          <w:sz w:val="19"/>
          <w:szCs w:val="19"/>
          <w:highlight w:val="yellow"/>
        </w:rPr>
        <w:t>this</w:t>
      </w:r>
      <w:r w:rsidRPr="004168E0">
        <w:rPr>
          <w:rFonts w:ascii="Consolas" w:hAnsi="Consolas" w:cs="Consolas"/>
          <w:color w:val="000000"/>
          <w:sz w:val="19"/>
          <w:szCs w:val="19"/>
          <w:highlight w:val="yellow"/>
        </w:rPr>
        <w:t>.DeviceFilter</w:t>
      </w:r>
      <w:proofErr w:type="spellEnd"/>
      <w:r w:rsidRPr="004168E0">
        <w:rPr>
          <w:rFonts w:ascii="Consolas" w:hAnsi="Consolas" w:cs="Consolas"/>
          <w:color w:val="000000"/>
          <w:sz w:val="19"/>
          <w:szCs w:val="19"/>
          <w:highlight w:val="yellow"/>
        </w:rPr>
        <w:t xml:space="preserve">, </w:t>
      </w:r>
      <w:r w:rsidRPr="004168E0">
        <w:rPr>
          <w:rFonts w:ascii="Consolas" w:hAnsi="Consolas" w:cs="Consolas"/>
          <w:color w:val="A31515"/>
          <w:sz w:val="19"/>
          <w:szCs w:val="19"/>
          <w:highlight w:val="yellow"/>
        </w:rPr>
        <w:t>"all"</w:t>
      </w:r>
      <w:r w:rsidRPr="004168E0">
        <w:rPr>
          <w:rFonts w:ascii="Consolas" w:hAnsi="Consolas" w:cs="Consolas"/>
          <w:color w:val="000000"/>
          <w:sz w:val="19"/>
          <w:szCs w:val="19"/>
          <w:highlight w:val="yellow"/>
        </w:rPr>
        <w:t xml:space="preserve">, </w:t>
      </w:r>
      <w:proofErr w:type="spellStart"/>
      <w:r w:rsidRPr="004168E0">
        <w:rPr>
          <w:rFonts w:ascii="Consolas" w:hAnsi="Consolas" w:cs="Consolas"/>
          <w:color w:val="2B91AF"/>
          <w:sz w:val="19"/>
          <w:szCs w:val="19"/>
          <w:highlight w:val="yellow"/>
        </w:rPr>
        <w:t>StringComparison</w:t>
      </w:r>
      <w:r w:rsidRPr="004168E0">
        <w:rPr>
          <w:rFonts w:ascii="Consolas" w:hAnsi="Consolas" w:cs="Consolas"/>
          <w:color w:val="000000"/>
          <w:sz w:val="19"/>
          <w:szCs w:val="19"/>
          <w:highlight w:val="yellow"/>
        </w:rPr>
        <w:t>.InvariantCultureIgnoreCase</w:t>
      </w:r>
      <w:proofErr w:type="spellEnd"/>
      <w:r w:rsidRPr="004168E0">
        <w:rPr>
          <w:rFonts w:ascii="Consolas" w:hAnsi="Consolas" w:cs="Consolas"/>
          <w:color w:val="000000"/>
          <w:sz w:val="19"/>
          <w:szCs w:val="19"/>
          <w:highlight w:val="yellow"/>
        </w:rPr>
        <w:t>))</w:t>
      </w:r>
    </w:p>
    <w:p w14:paraId="4D915F07"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 </w:t>
      </w:r>
      <w:proofErr w:type="spellStart"/>
      <w:proofErr w:type="gramStart"/>
      <w:r w:rsidRPr="004168E0">
        <w:rPr>
          <w:rFonts w:ascii="Consolas" w:hAnsi="Consolas" w:cs="Consolas"/>
          <w:color w:val="2B91AF"/>
          <w:sz w:val="19"/>
          <w:szCs w:val="19"/>
          <w:highlight w:val="yellow"/>
        </w:rPr>
        <w:t>String</w:t>
      </w:r>
      <w:r w:rsidRPr="004168E0">
        <w:rPr>
          <w:rFonts w:ascii="Consolas" w:hAnsi="Consolas" w:cs="Consolas"/>
          <w:color w:val="000000"/>
          <w:sz w:val="19"/>
          <w:szCs w:val="19"/>
          <w:highlight w:val="yellow"/>
        </w:rPr>
        <w:t>.Equals</w:t>
      </w:r>
      <w:proofErr w:type="spellEnd"/>
      <w:r w:rsidRPr="004168E0">
        <w:rPr>
          <w:rFonts w:ascii="Consolas" w:hAnsi="Consolas" w:cs="Consolas"/>
          <w:color w:val="000000"/>
          <w:sz w:val="19"/>
          <w:szCs w:val="19"/>
          <w:highlight w:val="yellow"/>
        </w:rPr>
        <w:t>(</w:t>
      </w:r>
      <w:proofErr w:type="spellStart"/>
      <w:proofErr w:type="gramEnd"/>
      <w:r w:rsidRPr="004168E0">
        <w:rPr>
          <w:rFonts w:ascii="Consolas" w:hAnsi="Consolas" w:cs="Consolas"/>
          <w:color w:val="0000FF"/>
          <w:sz w:val="19"/>
          <w:szCs w:val="19"/>
          <w:highlight w:val="yellow"/>
        </w:rPr>
        <w:t>this</w:t>
      </w:r>
      <w:r w:rsidRPr="004168E0">
        <w:rPr>
          <w:rFonts w:ascii="Consolas" w:hAnsi="Consolas" w:cs="Consolas"/>
          <w:color w:val="000000"/>
          <w:sz w:val="19"/>
          <w:szCs w:val="19"/>
          <w:highlight w:val="yellow"/>
        </w:rPr>
        <w:t>.DeviceFilter</w:t>
      </w:r>
      <w:proofErr w:type="spellEnd"/>
      <w:r w:rsidRPr="004168E0">
        <w:rPr>
          <w:rFonts w:ascii="Consolas" w:hAnsi="Consolas" w:cs="Consolas"/>
          <w:color w:val="000000"/>
          <w:sz w:val="19"/>
          <w:szCs w:val="19"/>
          <w:highlight w:val="yellow"/>
        </w:rPr>
        <w:t>, message[</w:t>
      </w:r>
      <w:r w:rsidRPr="004168E0">
        <w:rPr>
          <w:rFonts w:ascii="Consolas" w:hAnsi="Consolas" w:cs="Consolas"/>
          <w:color w:val="A31515"/>
          <w:sz w:val="19"/>
          <w:szCs w:val="19"/>
          <w:highlight w:val="yellow"/>
        </w:rPr>
        <w:t>"</w:t>
      </w:r>
      <w:proofErr w:type="spellStart"/>
      <w:r w:rsidRPr="004168E0">
        <w:rPr>
          <w:rFonts w:ascii="Consolas" w:hAnsi="Consolas" w:cs="Consolas"/>
          <w:color w:val="A31515"/>
          <w:sz w:val="19"/>
          <w:szCs w:val="19"/>
          <w:highlight w:val="yellow"/>
        </w:rPr>
        <w:t>dspl</w:t>
      </w:r>
      <w:proofErr w:type="spellEnd"/>
      <w:r w:rsidRPr="004168E0">
        <w:rPr>
          <w:rFonts w:ascii="Consolas" w:hAnsi="Consolas" w:cs="Consolas"/>
          <w:color w:val="A31515"/>
          <w:sz w:val="19"/>
          <w:szCs w:val="19"/>
          <w:highlight w:val="yellow"/>
        </w:rPr>
        <w:t>"</w:t>
      </w:r>
      <w:r w:rsidRPr="004168E0">
        <w:rPr>
          <w:rFonts w:ascii="Consolas" w:hAnsi="Consolas" w:cs="Consolas"/>
          <w:color w:val="000000"/>
          <w:sz w:val="19"/>
          <w:szCs w:val="19"/>
          <w:highlight w:val="yellow"/>
        </w:rPr>
        <w:t>])))</w:t>
      </w:r>
    </w:p>
    <w:p w14:paraId="5CF7797D"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CFCAA79"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.Send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JsonConvert</w:t>
      </w:r>
      <w:r>
        <w:rPr>
          <w:rFonts w:ascii="Consolas" w:hAnsi="Consolas" w:cs="Consolas"/>
          <w:color w:val="000000"/>
          <w:sz w:val="19"/>
          <w:szCs w:val="19"/>
          <w:highlight w:val="white"/>
        </w:rPr>
        <w:t>.SerializeObject</w:t>
      </w:r>
      <w:proofErr w:type="spellEnd"/>
      <w:r>
        <w:rPr>
          <w:rFonts w:ascii="Consolas" w:hAnsi="Consolas" w:cs="Consolas"/>
          <w:color w:val="000000"/>
          <w:sz w:val="19"/>
          <w:szCs w:val="19"/>
          <w:highlight w:val="white"/>
        </w:rPr>
        <w:t>(message));</w:t>
      </w:r>
    </w:p>
    <w:p w14:paraId="24249350"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A34361C"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C2FD3E2" w14:textId="77777777" w:rsidR="004168E0" w:rsidRDefault="004168E0" w:rsidP="009074BA"/>
    <w:p w14:paraId="7BF35405" w14:textId="2F78BD88" w:rsidR="004168E0" w:rsidRDefault="004168E0" w:rsidP="009074BA">
      <w:r>
        <w:t>On the browser client, a chart and a table control handle most of the UI. Code in Azure\</w:t>
      </w:r>
      <w:proofErr w:type="spellStart"/>
      <w:r>
        <w:t>ConnectTheDotsWebSites</w:t>
      </w:r>
      <w:proofErr w:type="spellEnd"/>
      <w:r>
        <w:t>\</w:t>
      </w:r>
      <w:proofErr w:type="spellStart"/>
      <w:r>
        <w:t>js</w:t>
      </w:r>
      <w:proofErr w:type="spellEnd"/>
      <w:r>
        <w:t>\</w:t>
      </w:r>
      <w:r w:rsidRPr="004168E0">
        <w:t>connectthedots.js</w:t>
      </w:r>
      <w:r>
        <w:t xml:space="preserve"> receives the </w:t>
      </w:r>
      <w:r w:rsidR="00347B25">
        <w:t>real-time d</w:t>
      </w:r>
      <w:r>
        <w:t>ata from the web site through the web socket, and applies it to the controls, i.e.</w:t>
      </w:r>
    </w:p>
    <w:p w14:paraId="1CFBEEFD" w14:textId="77777777" w:rsidR="00347B25" w:rsidRDefault="00347B25" w:rsidP="009074BA"/>
    <w:p w14:paraId="5EFA364F"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lastRenderedPageBreak/>
        <w:t>websocket.onmessage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(event)</w:t>
      </w:r>
    </w:p>
    <w:p w14:paraId="400250DD"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3E4F1CC"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14:paraId="711CEBD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D904A94"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JSON.parse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event.data</w:t>
      </w:r>
      <w:proofErr w:type="spellEnd"/>
      <w:r>
        <w:rPr>
          <w:rFonts w:ascii="Consolas" w:hAnsi="Consolas" w:cs="Consolas"/>
          <w:color w:val="000000"/>
          <w:sz w:val="19"/>
          <w:szCs w:val="19"/>
          <w:highlight w:val="white"/>
        </w:rPr>
        <w:t>);</w:t>
      </w:r>
    </w:p>
    <w:p w14:paraId="238A07E1"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15CFCD0"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proofErr w:type="gramEnd"/>
      <w:r>
        <w:rPr>
          <w:rFonts w:ascii="Consolas" w:hAnsi="Consolas" w:cs="Consolas"/>
          <w:color w:val="000000"/>
          <w:sz w:val="19"/>
          <w:szCs w:val="19"/>
          <w:highlight w:val="white"/>
        </w:rPr>
        <w:t xml:space="preserve"> (e)</w:t>
      </w:r>
    </w:p>
    <w:p w14:paraId="675B624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7D5DF70"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'#messages'</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prepend(</w:t>
      </w:r>
      <w:proofErr w:type="gramEnd"/>
      <w:r>
        <w:rPr>
          <w:rFonts w:ascii="Consolas" w:hAnsi="Consolas" w:cs="Consolas"/>
          <w:color w:val="A31515"/>
          <w:sz w:val="19"/>
          <w:szCs w:val="19"/>
          <w:highlight w:val="white"/>
        </w:rPr>
        <w:t>'&lt;div&gt;Malformed message: '</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event.data</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"&lt;/div&gt;"</w:t>
      </w:r>
      <w:r>
        <w:rPr>
          <w:rFonts w:ascii="Consolas" w:hAnsi="Consolas" w:cs="Consolas"/>
          <w:color w:val="000000"/>
          <w:sz w:val="19"/>
          <w:szCs w:val="19"/>
          <w:highlight w:val="white"/>
        </w:rPr>
        <w:t>);</w:t>
      </w:r>
    </w:p>
    <w:p w14:paraId="22E99FFC"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7AB4748"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00DA92F7"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14:paraId="5C44C04E"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92617A"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eventObject.alerttype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0EB27544"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F49736A"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table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alertTable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DataTable</w:t>
      </w:r>
      <w:proofErr w:type="spellEnd"/>
      <w:r>
        <w:rPr>
          <w:rFonts w:ascii="Consolas" w:hAnsi="Consolas" w:cs="Consolas"/>
          <w:color w:val="000000"/>
          <w:sz w:val="19"/>
          <w:szCs w:val="19"/>
          <w:highlight w:val="white"/>
        </w:rPr>
        <w:t>();</w:t>
      </w:r>
    </w:p>
    <w:p w14:paraId="6FDD8ECF"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1DBDC2B2" w14:textId="1663A285" w:rsidR="004168E0"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3E2F591"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table.row.add</w:t>
      </w:r>
      <w:proofErr w:type="spellEnd"/>
      <w:r>
        <w:rPr>
          <w:rFonts w:ascii="Consolas" w:hAnsi="Consolas" w:cs="Consolas"/>
          <w:color w:val="000000"/>
          <w:sz w:val="19"/>
          <w:szCs w:val="19"/>
          <w:highlight w:val="white"/>
        </w:rPr>
        <w:t>([</w:t>
      </w:r>
      <w:proofErr w:type="gramEnd"/>
    </w:p>
    <w:p w14:paraId="04F3796C"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eventObject.alerttype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eventObject.dsplalert</w:t>
      </w:r>
      <w:proofErr w:type="spellEnd"/>
      <w:r>
        <w:rPr>
          <w:rFonts w:ascii="Consolas" w:hAnsi="Consolas" w:cs="Consolas"/>
          <w:color w:val="000000"/>
          <w:sz w:val="19"/>
          <w:szCs w:val="19"/>
          <w:highlight w:val="white"/>
        </w:rPr>
        <w:t>,</w:t>
      </w:r>
    </w:p>
    <w:p w14:paraId="0B85CB20"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startTime</w:t>
      </w:r>
      <w:proofErr w:type="spellEnd"/>
      <w:proofErr w:type="gramEnd"/>
      <w:r>
        <w:rPr>
          <w:rFonts w:ascii="Consolas" w:hAnsi="Consolas" w:cs="Consolas"/>
          <w:color w:val="000000"/>
          <w:sz w:val="19"/>
          <w:szCs w:val="19"/>
          <w:highlight w:val="white"/>
        </w:rPr>
        <w:t>,</w:t>
      </w:r>
    </w:p>
    <w:p w14:paraId="26CE488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endTime</w:t>
      </w:r>
      <w:proofErr w:type="spellEnd"/>
      <w:proofErr w:type="gramEnd"/>
      <w:r>
        <w:rPr>
          <w:rFonts w:ascii="Consolas" w:hAnsi="Consolas" w:cs="Consolas"/>
          <w:color w:val="000000"/>
          <w:sz w:val="19"/>
          <w:szCs w:val="19"/>
          <w:highlight w:val="white"/>
        </w:rPr>
        <w:t>,</w:t>
      </w:r>
    </w:p>
    <w:p w14:paraId="52C0CB24"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eventObject.tempmax</w:t>
      </w:r>
      <w:proofErr w:type="spellEnd"/>
      <w:r>
        <w:rPr>
          <w:rFonts w:ascii="Consolas" w:hAnsi="Consolas" w:cs="Consolas"/>
          <w:color w:val="000000"/>
          <w:sz w:val="19"/>
          <w:szCs w:val="19"/>
          <w:highlight w:val="white"/>
        </w:rPr>
        <w:t>,</w:t>
      </w:r>
    </w:p>
    <w:p w14:paraId="493E0017"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eventObject.tempavg</w:t>
      </w:r>
      <w:proofErr w:type="spellEnd"/>
      <w:r>
        <w:rPr>
          <w:rFonts w:ascii="Consolas" w:hAnsi="Consolas" w:cs="Consolas"/>
          <w:color w:val="000000"/>
          <w:sz w:val="19"/>
          <w:szCs w:val="19"/>
          <w:highlight w:val="white"/>
        </w:rPr>
        <w:t>,</w:t>
      </w:r>
    </w:p>
    <w:p w14:paraId="6A964E4A"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eventObject.tempmin</w:t>
      </w:r>
      <w:proofErr w:type="spellEnd"/>
      <w:r>
        <w:rPr>
          <w:rFonts w:ascii="Consolas" w:hAnsi="Consolas" w:cs="Consolas"/>
          <w:color w:val="000000"/>
          <w:sz w:val="19"/>
          <w:szCs w:val="19"/>
          <w:highlight w:val="white"/>
        </w:rPr>
        <w:t>,</w:t>
      </w:r>
    </w:p>
    <w:p w14:paraId="23466838"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draw(</w:t>
      </w:r>
      <w:proofErr w:type="gramEnd"/>
      <w:r>
        <w:rPr>
          <w:rFonts w:ascii="Consolas" w:hAnsi="Consolas" w:cs="Consolas"/>
          <w:color w:val="000000"/>
          <w:sz w:val="19"/>
          <w:szCs w:val="19"/>
          <w:highlight w:val="white"/>
        </w:rPr>
        <w:t>);</w:t>
      </w:r>
    </w:p>
    <w:p w14:paraId="5F18DF12"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8328E41"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6882FDA"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14:paraId="51A088AC"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6A81D7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eventObject.tempavg</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4A7EC55B"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C66023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AddPointToChartSeries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myChart</w:t>
      </w:r>
      <w:proofErr w:type="spellEnd"/>
      <w:r>
        <w:rPr>
          <w:rFonts w:ascii="Consolas" w:hAnsi="Consolas" w:cs="Consolas"/>
          <w:color w:val="000000"/>
          <w:sz w:val="19"/>
          <w:szCs w:val="19"/>
          <w:highlight w:val="white"/>
        </w:rPr>
        <w:t xml:space="preserve">, 0, </w:t>
      </w:r>
      <w:proofErr w:type="spellStart"/>
      <w:r>
        <w:rPr>
          <w:rFonts w:ascii="Consolas" w:hAnsi="Consolas" w:cs="Consolas"/>
          <w:color w:val="000000"/>
          <w:sz w:val="19"/>
          <w:szCs w:val="19"/>
          <w:highlight w:val="white"/>
        </w:rPr>
        <w:t>eventObject.time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eventObject.tempavg</w:t>
      </w:r>
      <w:proofErr w:type="spellEnd"/>
      <w:r>
        <w:rPr>
          <w:rFonts w:ascii="Consolas" w:hAnsi="Consolas" w:cs="Consolas"/>
          <w:color w:val="000000"/>
          <w:sz w:val="19"/>
          <w:szCs w:val="19"/>
          <w:highlight w:val="white"/>
        </w:rPr>
        <w:t>);</w:t>
      </w:r>
    </w:p>
    <w:p w14:paraId="706F9666"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ACB73EE" w14:textId="7917B15B" w:rsidR="004168E0"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A2B45E8"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25A3F4"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40FBD3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proofErr w:type="gramEnd"/>
      <w:r>
        <w:rPr>
          <w:rFonts w:ascii="Consolas" w:hAnsi="Consolas" w:cs="Consolas"/>
          <w:color w:val="000000"/>
          <w:sz w:val="19"/>
          <w:szCs w:val="19"/>
          <w:highlight w:val="white"/>
        </w:rPr>
        <w:t xml:space="preserve"> (e)</w:t>
      </w:r>
    </w:p>
    <w:p w14:paraId="3ADA4D81"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3DC30FE"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'#messages'</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prepend(</w:t>
      </w:r>
      <w:proofErr w:type="gramEnd"/>
      <w:r>
        <w:rPr>
          <w:rFonts w:ascii="Consolas" w:hAnsi="Consolas" w:cs="Consolas"/>
          <w:color w:val="A31515"/>
          <w:sz w:val="19"/>
          <w:szCs w:val="19"/>
          <w:highlight w:val="white"/>
        </w:rPr>
        <w:t>'&lt;div&gt;Error processing message: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e.message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"&lt;/div&gt;"</w:t>
      </w:r>
      <w:r>
        <w:rPr>
          <w:rFonts w:ascii="Consolas" w:hAnsi="Consolas" w:cs="Consolas"/>
          <w:color w:val="000000"/>
          <w:sz w:val="19"/>
          <w:szCs w:val="19"/>
          <w:highlight w:val="white"/>
        </w:rPr>
        <w:t>);</w:t>
      </w:r>
    </w:p>
    <w:p w14:paraId="11506607"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66E7A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71DE53E" w14:textId="77777777" w:rsidR="004168E0" w:rsidRDefault="004168E0" w:rsidP="009074BA"/>
    <w:p w14:paraId="41E045EA" w14:textId="4EDEB1FA" w:rsidR="004168E0" w:rsidRDefault="00347B25" w:rsidP="00347B25">
      <w:pPr>
        <w:pStyle w:val="Heading2"/>
      </w:pPr>
      <w:r>
        <w:t>Deployment Tool</w:t>
      </w:r>
    </w:p>
    <w:p w14:paraId="460BD45C" w14:textId="13AE25E6" w:rsidR="00347B25" w:rsidRDefault="00347B25" w:rsidP="00347B25">
      <w:r>
        <w:t xml:space="preserve">The deployment tool </w:t>
      </w:r>
      <w:r w:rsidR="00484F40">
        <w:t>(Azure\</w:t>
      </w:r>
      <w:proofErr w:type="spellStart"/>
      <w:r w:rsidR="00484F40">
        <w:t>ConnectTheDotsDeploy</w:t>
      </w:r>
      <w:proofErr w:type="spellEnd"/>
      <w:r w:rsidR="00484F40">
        <w:t>\</w:t>
      </w:r>
      <w:proofErr w:type="spellStart"/>
      <w:r w:rsidR="00484F40">
        <w:t>Program.cs</w:t>
      </w:r>
      <w:proofErr w:type="spellEnd"/>
      <w:r w:rsidR="00484F40">
        <w:t xml:space="preserve">) </w:t>
      </w:r>
      <w:r>
        <w:t xml:space="preserve">creates (some of) the Azure Resources that are needed for </w:t>
      </w:r>
      <w:proofErr w:type="spellStart"/>
      <w:r>
        <w:t>ConnectTheDots</w:t>
      </w:r>
      <w:proofErr w:type="spellEnd"/>
      <w:r>
        <w:t xml:space="preserve">. To do so, it needs </w:t>
      </w:r>
    </w:p>
    <w:p w14:paraId="492BB16F" w14:textId="4E4F1DBC" w:rsidR="00347B25" w:rsidRDefault="00347B25" w:rsidP="00347B25">
      <w:pPr>
        <w:pStyle w:val="ListParagraph"/>
        <w:numPr>
          <w:ilvl w:val="0"/>
          <w:numId w:val="13"/>
        </w:numPr>
      </w:pPr>
      <w:r>
        <w:t>Management credentials to an Azure subscription (in the form of a management cert embedded in a .</w:t>
      </w:r>
      <w:proofErr w:type="spellStart"/>
      <w:r>
        <w:t>publishsettings</w:t>
      </w:r>
      <w:proofErr w:type="spellEnd"/>
      <w:r>
        <w:t xml:space="preserve"> file).</w:t>
      </w:r>
    </w:p>
    <w:p w14:paraId="21477B3A" w14:textId="3CB3022E" w:rsidR="00347B25" w:rsidRDefault="00347B25" w:rsidP="00347B25">
      <w:pPr>
        <w:pStyle w:val="ListParagraph"/>
        <w:numPr>
          <w:ilvl w:val="0"/>
          <w:numId w:val="13"/>
        </w:numPr>
      </w:pPr>
      <w:r>
        <w:t>A unique name (prefix) to be used for the Azure resources.</w:t>
      </w:r>
    </w:p>
    <w:p w14:paraId="64F6911D" w14:textId="77777777" w:rsidR="0006076C" w:rsidRDefault="0006076C" w:rsidP="00347B25"/>
    <w:p w14:paraId="11EC98EA" w14:textId="3D289E8A" w:rsidR="00347B25" w:rsidRDefault="00347B25" w:rsidP="00347B25">
      <w:r>
        <w:t>It uses the Azure Management SDK and underlying REST APIs to create a Service Bus namespace, Event Hubs as well as SAS keys:</w:t>
      </w:r>
    </w:p>
    <w:p w14:paraId="5A56EE1F" w14:textId="77777777" w:rsidR="00347B25" w:rsidRDefault="00347B25" w:rsidP="00347B25">
      <w:pPr>
        <w:autoSpaceDE w:val="0"/>
        <w:autoSpaceDN w:val="0"/>
        <w:adjustRightInd w:val="0"/>
        <w:rPr>
          <w:rFonts w:ascii="Consolas" w:hAnsi="Consolas" w:cs="Consolas"/>
          <w:color w:val="008000"/>
          <w:sz w:val="19"/>
          <w:szCs w:val="19"/>
          <w:highlight w:val="white"/>
        </w:rPr>
      </w:pPr>
    </w:p>
    <w:p w14:paraId="496D6BE0"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8000"/>
          <w:sz w:val="19"/>
          <w:szCs w:val="19"/>
          <w:highlight w:val="white"/>
        </w:rPr>
        <w:lastRenderedPageBreak/>
        <w:t xml:space="preserve">// </w:t>
      </w:r>
      <w:proofErr w:type="gramStart"/>
      <w:r>
        <w:rPr>
          <w:rFonts w:ascii="Consolas" w:hAnsi="Consolas" w:cs="Consolas"/>
          <w:color w:val="008000"/>
          <w:sz w:val="19"/>
          <w:szCs w:val="19"/>
          <w:highlight w:val="white"/>
        </w:rPr>
        <w:t>Obtain</w:t>
      </w:r>
      <w:proofErr w:type="gramEnd"/>
      <w:r>
        <w:rPr>
          <w:rFonts w:ascii="Consolas" w:hAnsi="Consolas" w:cs="Consolas"/>
          <w:color w:val="008000"/>
          <w:sz w:val="19"/>
          <w:szCs w:val="19"/>
          <w:highlight w:val="white"/>
        </w:rPr>
        <w:t xml:space="preserve"> management via .</w:t>
      </w:r>
      <w:proofErr w:type="spellStart"/>
      <w:r>
        <w:rPr>
          <w:rFonts w:ascii="Consolas" w:hAnsi="Consolas" w:cs="Consolas"/>
          <w:color w:val="008000"/>
          <w:sz w:val="19"/>
          <w:szCs w:val="19"/>
          <w:highlight w:val="white"/>
        </w:rPr>
        <w:t>publishsettings</w:t>
      </w:r>
      <w:proofErr w:type="spellEnd"/>
      <w:r>
        <w:rPr>
          <w:rFonts w:ascii="Consolas" w:hAnsi="Consolas" w:cs="Consolas"/>
          <w:color w:val="008000"/>
          <w:sz w:val="19"/>
          <w:szCs w:val="19"/>
          <w:highlight w:val="white"/>
        </w:rPr>
        <w:t xml:space="preserve"> file from https://manage.windowsazure.com/publishsettings/index?schemaversion=2.0</w:t>
      </w:r>
    </w:p>
    <w:p w14:paraId="05D03B88"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creds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CertificateCloudCredentials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SubscriptionId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ManagementCertificate</w:t>
      </w:r>
      <w:proofErr w:type="spellEnd"/>
      <w:r>
        <w:rPr>
          <w:rFonts w:ascii="Consolas" w:hAnsi="Consolas" w:cs="Consolas"/>
          <w:color w:val="000000"/>
          <w:sz w:val="19"/>
          <w:szCs w:val="19"/>
          <w:highlight w:val="white"/>
        </w:rPr>
        <w:t>);</w:t>
      </w:r>
    </w:p>
    <w:p w14:paraId="20888B01"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31495A7D"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8000"/>
          <w:sz w:val="19"/>
          <w:szCs w:val="19"/>
          <w:highlight w:val="white"/>
        </w:rPr>
        <w:t>// Create Namespace</w:t>
      </w:r>
    </w:p>
    <w:p w14:paraId="66213EEE"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sbMgmt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ServiceBusManagementClient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creds</w:t>
      </w:r>
      <w:proofErr w:type="spellEnd"/>
      <w:r>
        <w:rPr>
          <w:rFonts w:ascii="Consolas" w:hAnsi="Consolas" w:cs="Consolas"/>
          <w:color w:val="000000"/>
          <w:sz w:val="19"/>
          <w:szCs w:val="19"/>
          <w:highlight w:val="white"/>
        </w:rPr>
        <w:t>);</w:t>
      </w:r>
    </w:p>
    <w:p w14:paraId="1443D6F0" w14:textId="7BED74B8"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2B91AF"/>
          <w:sz w:val="19"/>
          <w:szCs w:val="19"/>
          <w:highlight w:val="white"/>
        </w:rPr>
        <w:t>…</w:t>
      </w:r>
    </w:p>
    <w:p w14:paraId="5DD82D5A"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8000"/>
          <w:sz w:val="19"/>
          <w:szCs w:val="19"/>
          <w:highlight w:val="white"/>
        </w:rPr>
        <w:t xml:space="preserve">// Get the namespace connection string </w:t>
      </w:r>
    </w:p>
    <w:p w14:paraId="4950AD36"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nsDescription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sbMgmt.Namespaces.GetNamespaceDescription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SBNamespace</w:t>
      </w:r>
      <w:proofErr w:type="spellEnd"/>
      <w:r>
        <w:rPr>
          <w:rFonts w:ascii="Consolas" w:hAnsi="Consolas" w:cs="Consolas"/>
          <w:color w:val="000000"/>
          <w:sz w:val="19"/>
          <w:szCs w:val="19"/>
          <w:highlight w:val="white"/>
        </w:rPr>
        <w:t>);</w:t>
      </w:r>
    </w:p>
    <w:p w14:paraId="3711D074"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nsConnectionString</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nsDescription.NamespaceDescriptions.First</w:t>
      </w:r>
      <w:proofErr w:type="spellEnd"/>
      <w:r>
        <w:rPr>
          <w:rFonts w:ascii="Consolas" w:hAnsi="Consolas" w:cs="Consolas"/>
          <w:color w:val="000000"/>
          <w:sz w:val="19"/>
          <w:szCs w:val="19"/>
          <w:highlight w:val="white"/>
        </w:rPr>
        <w:t>(</w:t>
      </w:r>
    </w:p>
    <w:p w14:paraId="4176B1D4"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(d) =&gt; </w:t>
      </w:r>
      <w:proofErr w:type="spellStart"/>
      <w:proofErr w:type="gramStart"/>
      <w:r>
        <w:rPr>
          <w:rFonts w:ascii="Consolas" w:hAnsi="Consolas" w:cs="Consolas"/>
          <w:color w:val="2B91AF"/>
          <w:sz w:val="19"/>
          <w:szCs w:val="19"/>
          <w:highlight w:val="white"/>
        </w:rPr>
        <w:t>String</w:t>
      </w:r>
      <w:r>
        <w:rPr>
          <w:rFonts w:ascii="Consolas" w:hAnsi="Consolas" w:cs="Consolas"/>
          <w:color w:val="000000"/>
          <w:sz w:val="19"/>
          <w:szCs w:val="19"/>
          <w:highlight w:val="white"/>
        </w:rPr>
        <w:t>.Equals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d.AuthorizationType</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SharedAccessAuthorization</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0190FAFF"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ConnectionString</w:t>
      </w:r>
      <w:proofErr w:type="spellEnd"/>
      <w:r>
        <w:rPr>
          <w:rFonts w:ascii="Consolas" w:hAnsi="Consolas" w:cs="Consolas"/>
          <w:color w:val="000000"/>
          <w:sz w:val="19"/>
          <w:szCs w:val="19"/>
          <w:highlight w:val="white"/>
        </w:rPr>
        <w:t>;</w:t>
      </w:r>
    </w:p>
    <w:p w14:paraId="51B2F8BD"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Create</w:t>
      </w:r>
      <w:proofErr w:type="gramEnd"/>
      <w:r>
        <w:rPr>
          <w:rFonts w:ascii="Consolas" w:hAnsi="Consolas" w:cs="Consolas"/>
          <w:color w:val="008000"/>
          <w:sz w:val="19"/>
          <w:szCs w:val="19"/>
          <w:highlight w:val="white"/>
        </w:rPr>
        <w:t xml:space="preserve"> EHs + device keys + consumer groups (</w:t>
      </w:r>
      <w:proofErr w:type="spellStart"/>
      <w:r>
        <w:rPr>
          <w:rFonts w:ascii="Consolas" w:hAnsi="Consolas" w:cs="Consolas"/>
          <w:color w:val="008000"/>
          <w:sz w:val="19"/>
          <w:szCs w:val="19"/>
          <w:highlight w:val="white"/>
        </w:rPr>
        <w:t>WebSite</w:t>
      </w:r>
      <w:proofErr w:type="spellEnd"/>
      <w:r>
        <w:rPr>
          <w:rFonts w:ascii="Consolas" w:hAnsi="Consolas" w:cs="Consolas"/>
          <w:color w:val="008000"/>
          <w:sz w:val="19"/>
          <w:szCs w:val="19"/>
          <w:highlight w:val="white"/>
        </w:rPr>
        <w:t>) + consumer keys (</w:t>
      </w:r>
      <w:proofErr w:type="spellStart"/>
      <w:r>
        <w:rPr>
          <w:rFonts w:ascii="Consolas" w:hAnsi="Consolas" w:cs="Consolas"/>
          <w:color w:val="008000"/>
          <w:sz w:val="19"/>
          <w:szCs w:val="19"/>
          <w:highlight w:val="white"/>
        </w:rPr>
        <w:t>WebSite</w:t>
      </w:r>
      <w:proofErr w:type="spellEnd"/>
      <w:r>
        <w:rPr>
          <w:rFonts w:ascii="Consolas" w:hAnsi="Consolas" w:cs="Consolas"/>
          <w:color w:val="008000"/>
          <w:sz w:val="19"/>
          <w:szCs w:val="19"/>
          <w:highlight w:val="white"/>
        </w:rPr>
        <w:t>*)</w:t>
      </w:r>
    </w:p>
    <w:p w14:paraId="59FD4356"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nsManager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NamespaceManager</w:t>
      </w:r>
      <w:r>
        <w:rPr>
          <w:rFonts w:ascii="Consolas" w:hAnsi="Consolas" w:cs="Consolas"/>
          <w:color w:val="000000"/>
          <w:sz w:val="19"/>
          <w:szCs w:val="19"/>
          <w:highlight w:val="white"/>
        </w:rPr>
        <w:t>.CreateFromConnectionString</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nsConnectionString</w:t>
      </w:r>
      <w:proofErr w:type="spellEnd"/>
      <w:r>
        <w:rPr>
          <w:rFonts w:ascii="Consolas" w:hAnsi="Consolas" w:cs="Consolas"/>
          <w:color w:val="000000"/>
          <w:sz w:val="19"/>
          <w:szCs w:val="19"/>
          <w:highlight w:val="white"/>
        </w:rPr>
        <w:t>);</w:t>
      </w:r>
    </w:p>
    <w:p w14:paraId="677CFC22"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ehDescriptionDevices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EventHubDescription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EventHubNameDevices</w:t>
      </w:r>
      <w:proofErr w:type="spellEnd"/>
      <w:r>
        <w:rPr>
          <w:rFonts w:ascii="Consolas" w:hAnsi="Consolas" w:cs="Consolas"/>
          <w:color w:val="000000"/>
          <w:sz w:val="19"/>
          <w:szCs w:val="19"/>
          <w:highlight w:val="white"/>
        </w:rPr>
        <w:t>)</w:t>
      </w:r>
    </w:p>
    <w:p w14:paraId="40E18203"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64588E1"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PartitionCount</w:t>
      </w:r>
      <w:proofErr w:type="spellEnd"/>
      <w:r>
        <w:rPr>
          <w:rFonts w:ascii="Consolas" w:hAnsi="Consolas" w:cs="Consolas"/>
          <w:color w:val="000000"/>
          <w:sz w:val="19"/>
          <w:szCs w:val="19"/>
          <w:highlight w:val="white"/>
        </w:rPr>
        <w:t xml:space="preserve"> = 8,</w:t>
      </w:r>
    </w:p>
    <w:p w14:paraId="54A0E6C5"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BC1F4E6" w14:textId="5FA3A656"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ehDescriptionDevices.Authorization.Add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SharedAccessAuthorizationRule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"D1"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AccessRights</w:t>
      </w:r>
      <w:proofErr w:type="spellEnd"/>
      <w:r>
        <w:rPr>
          <w:rFonts w:ascii="Consolas" w:hAnsi="Consolas" w:cs="Consolas"/>
          <w:color w:val="000000"/>
          <w:sz w:val="19"/>
          <w:szCs w:val="19"/>
          <w:highlight w:val="white"/>
        </w:rPr>
        <w:t xml:space="preserve">&gt; { </w:t>
      </w:r>
      <w:proofErr w:type="spellStart"/>
      <w:r>
        <w:rPr>
          <w:rFonts w:ascii="Consolas" w:hAnsi="Consolas" w:cs="Consolas"/>
          <w:color w:val="2B91AF"/>
          <w:sz w:val="19"/>
          <w:szCs w:val="19"/>
          <w:highlight w:val="white"/>
        </w:rPr>
        <w:t>AccessRights</w:t>
      </w:r>
      <w:r>
        <w:rPr>
          <w:rFonts w:ascii="Consolas" w:hAnsi="Consolas" w:cs="Consolas"/>
          <w:color w:val="000000"/>
          <w:sz w:val="19"/>
          <w:szCs w:val="19"/>
          <w:highlight w:val="white"/>
        </w:rPr>
        <w:t>.Send</w:t>
      </w:r>
      <w:proofErr w:type="spellEnd"/>
      <w:r>
        <w:rPr>
          <w:rFonts w:ascii="Consolas" w:hAnsi="Consolas" w:cs="Consolas"/>
          <w:color w:val="000000"/>
          <w:sz w:val="19"/>
          <w:szCs w:val="19"/>
          <w:highlight w:val="white"/>
        </w:rPr>
        <w:t xml:space="preserve"> }));</w:t>
      </w:r>
    </w:p>
    <w:p w14:paraId="58F772E8" w14:textId="2BCD9764" w:rsidR="00347B25"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6DF40EF"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ehDescriptionDevices.Authorization.Add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SharedAccessAuthorizationRule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WebSite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AccessRights</w:t>
      </w:r>
      <w:proofErr w:type="spellEnd"/>
      <w:r>
        <w:rPr>
          <w:rFonts w:ascii="Consolas" w:hAnsi="Consolas" w:cs="Consolas"/>
          <w:color w:val="000000"/>
          <w:sz w:val="19"/>
          <w:szCs w:val="19"/>
          <w:highlight w:val="white"/>
        </w:rPr>
        <w:t xml:space="preserve">&gt; { </w:t>
      </w:r>
      <w:proofErr w:type="spellStart"/>
      <w:r>
        <w:rPr>
          <w:rFonts w:ascii="Consolas" w:hAnsi="Consolas" w:cs="Consolas"/>
          <w:color w:val="2B91AF"/>
          <w:sz w:val="19"/>
          <w:szCs w:val="19"/>
          <w:highlight w:val="white"/>
        </w:rPr>
        <w:t>AccessRights</w:t>
      </w:r>
      <w:r>
        <w:rPr>
          <w:rFonts w:ascii="Consolas" w:hAnsi="Consolas" w:cs="Consolas"/>
          <w:color w:val="000000"/>
          <w:sz w:val="19"/>
          <w:szCs w:val="19"/>
          <w:highlight w:val="white"/>
        </w:rPr>
        <w:t>.Listen</w:t>
      </w:r>
      <w:proofErr w:type="spellEnd"/>
      <w:r>
        <w:rPr>
          <w:rFonts w:ascii="Consolas" w:hAnsi="Consolas" w:cs="Consolas"/>
          <w:color w:val="000000"/>
          <w:sz w:val="19"/>
          <w:szCs w:val="19"/>
          <w:highlight w:val="white"/>
        </w:rPr>
        <w:t xml:space="preserve"> }));</w:t>
      </w:r>
    </w:p>
    <w:p w14:paraId="473B4B3F"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ehDescriptionDevices.Authorization.Add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SharedAccessAuthorizationRule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StreamingAnalytics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AccessRights</w:t>
      </w:r>
      <w:proofErr w:type="spellEnd"/>
      <w:r>
        <w:rPr>
          <w:rFonts w:ascii="Consolas" w:hAnsi="Consolas" w:cs="Consolas"/>
          <w:color w:val="000000"/>
          <w:sz w:val="19"/>
          <w:szCs w:val="19"/>
          <w:highlight w:val="white"/>
        </w:rPr>
        <w:t xml:space="preserve">&gt; { </w:t>
      </w:r>
      <w:proofErr w:type="spellStart"/>
      <w:r>
        <w:rPr>
          <w:rFonts w:ascii="Consolas" w:hAnsi="Consolas" w:cs="Consolas"/>
          <w:color w:val="2B91AF"/>
          <w:sz w:val="19"/>
          <w:szCs w:val="19"/>
          <w:highlight w:val="white"/>
        </w:rPr>
        <w:t>AccessRights</w:t>
      </w:r>
      <w:r>
        <w:rPr>
          <w:rFonts w:ascii="Consolas" w:hAnsi="Consolas" w:cs="Consolas"/>
          <w:color w:val="000000"/>
          <w:sz w:val="19"/>
          <w:szCs w:val="19"/>
          <w:highlight w:val="white"/>
        </w:rPr>
        <w:t>.Manage</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AccessRights</w:t>
      </w:r>
      <w:r>
        <w:rPr>
          <w:rFonts w:ascii="Consolas" w:hAnsi="Consolas" w:cs="Consolas"/>
          <w:color w:val="000000"/>
          <w:sz w:val="19"/>
          <w:szCs w:val="19"/>
          <w:highlight w:val="white"/>
        </w:rPr>
        <w:t>.Listen</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AccessRights</w:t>
      </w:r>
      <w:r>
        <w:rPr>
          <w:rFonts w:ascii="Consolas" w:hAnsi="Consolas" w:cs="Consolas"/>
          <w:color w:val="000000"/>
          <w:sz w:val="19"/>
          <w:szCs w:val="19"/>
          <w:highlight w:val="white"/>
        </w:rPr>
        <w:t>.Send</w:t>
      </w:r>
      <w:proofErr w:type="spellEnd"/>
      <w:r>
        <w:rPr>
          <w:rFonts w:ascii="Consolas" w:hAnsi="Consolas" w:cs="Consolas"/>
          <w:color w:val="000000"/>
          <w:sz w:val="19"/>
          <w:szCs w:val="19"/>
          <w:highlight w:val="white"/>
        </w:rPr>
        <w:t xml:space="preserve"> }));</w:t>
      </w:r>
    </w:p>
    <w:p w14:paraId="48C2969D"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1156271C"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EventHubDescription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ehDevices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0935A448" w14:textId="49CE6690" w:rsidR="0006076C"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68EE5CE"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ehDevices</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nsManager.CreateEventHubIfNotExists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ehDescriptionDevices</w:t>
      </w:r>
      <w:proofErr w:type="spellEnd"/>
      <w:r>
        <w:rPr>
          <w:rFonts w:ascii="Consolas" w:hAnsi="Consolas" w:cs="Consolas"/>
          <w:color w:val="000000"/>
          <w:sz w:val="19"/>
          <w:szCs w:val="19"/>
          <w:highlight w:val="white"/>
        </w:rPr>
        <w:t>);</w:t>
      </w:r>
    </w:p>
    <w:p w14:paraId="4F54B622" w14:textId="36FBCC29" w:rsidR="00347B25"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FB1A123"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nsManager.CreateConsumerGroupIfNotExists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EventHubNameDevices</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WebSite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1A7022AC"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nsManager.CreateConsumerGroupIfNotExists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EventHubNameDevices</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WebSiteLocal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5AEED5FB"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59A78806" w14:textId="32DCF991" w:rsidR="00347B25"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FF"/>
          <w:sz w:val="19"/>
          <w:szCs w:val="19"/>
          <w:highlight w:val="white"/>
        </w:rPr>
        <w:t>…</w:t>
      </w:r>
    </w:p>
    <w:p w14:paraId="0B1A35CF"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8000"/>
          <w:sz w:val="19"/>
          <w:szCs w:val="19"/>
          <w:highlight w:val="white"/>
        </w:rPr>
        <w:t>// Create Storage Account for Event Hub Processor</w:t>
      </w:r>
    </w:p>
    <w:p w14:paraId="078F01B2"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stgMgmt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StorageManagementClient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creds</w:t>
      </w:r>
      <w:proofErr w:type="spellEnd"/>
      <w:r>
        <w:rPr>
          <w:rFonts w:ascii="Consolas" w:hAnsi="Consolas" w:cs="Consolas"/>
          <w:color w:val="000000"/>
          <w:sz w:val="19"/>
          <w:szCs w:val="19"/>
          <w:highlight w:val="white"/>
        </w:rPr>
        <w:t>);</w:t>
      </w:r>
    </w:p>
    <w:p w14:paraId="5BDCC46B"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resultStg</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stgMgmt.StorageAccounts.Create</w:t>
      </w:r>
      <w:proofErr w:type="spellEnd"/>
      <w:r>
        <w:rPr>
          <w:rFonts w:ascii="Consolas" w:hAnsi="Consolas" w:cs="Consolas"/>
          <w:color w:val="000000"/>
          <w:sz w:val="19"/>
          <w:szCs w:val="19"/>
          <w:highlight w:val="white"/>
        </w:rPr>
        <w:t>(</w:t>
      </w:r>
    </w:p>
    <w:p w14:paraId="3F681D4E"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new</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StorageAccountCreateParameters</w:t>
      </w:r>
      <w:proofErr w:type="spellEnd"/>
      <w:r>
        <w:rPr>
          <w:rFonts w:ascii="Consolas" w:hAnsi="Consolas" w:cs="Consolas"/>
          <w:color w:val="000000"/>
          <w:sz w:val="19"/>
          <w:szCs w:val="19"/>
          <w:highlight w:val="white"/>
        </w:rPr>
        <w:t xml:space="preserve"> { Name = </w:t>
      </w:r>
      <w:proofErr w:type="spellStart"/>
      <w:r>
        <w:rPr>
          <w:rFonts w:ascii="Consolas" w:hAnsi="Consolas" w:cs="Consolas"/>
          <w:color w:val="000000"/>
          <w:sz w:val="19"/>
          <w:szCs w:val="19"/>
          <w:highlight w:val="white"/>
        </w:rPr>
        <w:t>StorageAccountName.ToLowerInvariant</w:t>
      </w:r>
      <w:proofErr w:type="spellEnd"/>
      <w:r>
        <w:rPr>
          <w:rFonts w:ascii="Consolas" w:hAnsi="Consolas" w:cs="Consolas"/>
          <w:color w:val="000000"/>
          <w:sz w:val="19"/>
          <w:szCs w:val="19"/>
          <w:highlight w:val="white"/>
        </w:rPr>
        <w:t xml:space="preserve">(), Location = Location, </w:t>
      </w:r>
      <w:proofErr w:type="spellStart"/>
      <w:r>
        <w:rPr>
          <w:rFonts w:ascii="Consolas" w:hAnsi="Consolas" w:cs="Consolas"/>
          <w:color w:val="000000"/>
          <w:sz w:val="19"/>
          <w:szCs w:val="19"/>
          <w:highlight w:val="white"/>
        </w:rPr>
        <w:t>AccountType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Standard_LRS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
    <w:p w14:paraId="18390A69"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4C6A2E05" w14:textId="171503E6" w:rsidR="00347B25"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0744C49"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keyResponse</w:t>
      </w:r>
      <w:proofErr w:type="spellEnd"/>
      <w:r>
        <w:rPr>
          <w:rFonts w:ascii="Consolas" w:hAnsi="Consolas" w:cs="Consolas"/>
          <w:color w:val="000000"/>
          <w:sz w:val="19"/>
          <w:szCs w:val="19"/>
          <w:highlight w:val="white"/>
        </w:rPr>
        <w:t xml:space="preserve"> = stgMgmt.StorageAccounts.GetKeys(StorageAccountName.ToLowerInvariant());</w:t>
      </w:r>
    </w:p>
    <w:p w14:paraId="5BE00833" w14:textId="449A0D21" w:rsidR="00347B25"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FF"/>
          <w:sz w:val="19"/>
          <w:szCs w:val="19"/>
          <w:highlight w:val="white"/>
        </w:rPr>
        <w:t>…</w:t>
      </w:r>
    </w:p>
    <w:p w14:paraId="01B50049"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storageKey</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keyResponse.PrimaryKey</w:t>
      </w:r>
      <w:proofErr w:type="spellEnd"/>
      <w:r>
        <w:rPr>
          <w:rFonts w:ascii="Consolas" w:hAnsi="Consolas" w:cs="Consolas"/>
          <w:color w:val="000000"/>
          <w:sz w:val="19"/>
          <w:szCs w:val="19"/>
          <w:highlight w:val="white"/>
        </w:rPr>
        <w:t>;</w:t>
      </w:r>
    </w:p>
    <w:p w14:paraId="7EBB3164" w14:textId="77777777" w:rsidR="0006076C" w:rsidRDefault="0006076C" w:rsidP="00347B25"/>
    <w:p w14:paraId="0822A067" w14:textId="11168002" w:rsidR="00347B25" w:rsidRPr="00347B25" w:rsidRDefault="0006076C" w:rsidP="00347B25">
      <w:r>
        <w:t xml:space="preserve">The tool displays the most important credentials, and also adds them to the </w:t>
      </w:r>
      <w:proofErr w:type="spellStart"/>
      <w:r>
        <w:t>web.config</w:t>
      </w:r>
      <w:proofErr w:type="spellEnd"/>
      <w:r>
        <w:t xml:space="preserve"> file for the Web Site.</w:t>
      </w:r>
      <w:r w:rsidR="002A0974">
        <w:t xml:space="preserve"> </w:t>
      </w:r>
      <w:r>
        <w:t>The tool can be re-run in case of failure (it detects which resources already exist) as well as to retrieve credentials for an already existing set of resources.</w:t>
      </w:r>
    </w:p>
    <w:p w14:paraId="756FC817" w14:textId="357E1476" w:rsidR="00FC472D" w:rsidRDefault="00FC472D" w:rsidP="005B320D">
      <w:pPr>
        <w:pStyle w:val="Heading1"/>
      </w:pPr>
      <w:r w:rsidRPr="00FC472D">
        <w:t>Troubleshooting tips:</w:t>
      </w:r>
    </w:p>
    <w:p w14:paraId="40E3B541" w14:textId="107577D6" w:rsidR="00FC472D" w:rsidRDefault="00FC472D" w:rsidP="00FC472D">
      <w:r>
        <w:t>Raspberry Pi:</w:t>
      </w:r>
    </w:p>
    <w:p w14:paraId="1FF4E157" w14:textId="259B7E09" w:rsidR="00FC472D" w:rsidRDefault="00FC472D" w:rsidP="00FC472D">
      <w:pPr>
        <w:pStyle w:val="ListParagraph"/>
        <w:numPr>
          <w:ilvl w:val="0"/>
          <w:numId w:val="7"/>
        </w:numPr>
      </w:pPr>
      <w:r>
        <w:lastRenderedPageBreak/>
        <w:t>Diagnostics logs:</w:t>
      </w:r>
      <w:r w:rsidRPr="00FC472D">
        <w:rPr>
          <w:rFonts w:ascii="Courier New" w:hAnsi="Courier New" w:cs="Courier New"/>
          <w:sz w:val="16"/>
          <w:szCs w:val="16"/>
        </w:rPr>
        <w:t xml:space="preserve"> tail /home/</w:t>
      </w:r>
      <w:proofErr w:type="spellStart"/>
      <w:r w:rsidRPr="00FC472D">
        <w:rPr>
          <w:rFonts w:ascii="Courier New" w:hAnsi="Courier New" w:cs="Courier New"/>
          <w:sz w:val="16"/>
          <w:szCs w:val="16"/>
        </w:rPr>
        <w:t>RaspberryPiGateway</w:t>
      </w:r>
      <w:proofErr w:type="spellEnd"/>
      <w:r w:rsidRPr="00FC472D">
        <w:rPr>
          <w:rFonts w:ascii="Courier New" w:hAnsi="Courier New" w:cs="Courier New"/>
          <w:sz w:val="16"/>
          <w:szCs w:val="16"/>
        </w:rPr>
        <w:t>/</w:t>
      </w:r>
      <w:r w:rsidRPr="00FC472D">
        <w:rPr>
          <w:rFonts w:ascii="Courier New" w:hAnsi="Courier New" w:cs="Courier New"/>
          <w:sz w:val="16"/>
          <w:szCs w:val="16"/>
          <w:highlight w:val="yellow"/>
        </w:rPr>
        <w:t>RaspberryPiGateway.log</w:t>
      </w:r>
    </w:p>
    <w:p w14:paraId="349F8C63" w14:textId="7E024A43" w:rsidR="00FC472D" w:rsidRDefault="00FC472D" w:rsidP="00FC472D">
      <w:pPr>
        <w:pStyle w:val="ListParagraph"/>
        <w:numPr>
          <w:ilvl w:val="0"/>
          <w:numId w:val="7"/>
        </w:numPr>
      </w:pPr>
      <w:r>
        <w:t>You can run the gateway exe manually, i.e.</w:t>
      </w:r>
    </w:p>
    <w:p w14:paraId="3BCA917F" w14:textId="77777777" w:rsidR="002A0974" w:rsidRDefault="002A0974" w:rsidP="000A0405">
      <w:pPr>
        <w:pStyle w:val="ListParagraph"/>
      </w:pPr>
    </w:p>
    <w:p w14:paraId="46C8EDA8" w14:textId="5BB4FC76" w:rsidR="00FC472D" w:rsidRPr="00FC472D" w:rsidRDefault="00FC472D" w:rsidP="000A0405">
      <w:pPr>
        <w:pBdr>
          <w:top w:val="single" w:sz="4" w:space="1" w:color="auto"/>
          <w:left w:val="single" w:sz="4" w:space="4" w:color="auto"/>
          <w:bottom w:val="single" w:sz="4" w:space="1" w:color="auto"/>
          <w:right w:val="single" w:sz="4" w:space="4" w:color="auto"/>
        </w:pBdr>
        <w:ind w:left="1080"/>
        <w:rPr>
          <w:rFonts w:ascii="Courier New" w:hAnsi="Courier New" w:cs="Courier New"/>
          <w:sz w:val="16"/>
          <w:szCs w:val="16"/>
        </w:rPr>
      </w:pPr>
      <w:proofErr w:type="gramStart"/>
      <w:r w:rsidRPr="00FC472D">
        <w:rPr>
          <w:rFonts w:ascii="Courier New" w:hAnsi="Courier New" w:cs="Courier New"/>
          <w:sz w:val="16"/>
          <w:szCs w:val="16"/>
        </w:rPr>
        <w:t>cd</w:t>
      </w:r>
      <w:proofErr w:type="gramEnd"/>
      <w:r w:rsidRPr="00FC472D">
        <w:rPr>
          <w:rFonts w:ascii="Courier New" w:hAnsi="Courier New" w:cs="Courier New"/>
          <w:sz w:val="16"/>
          <w:szCs w:val="16"/>
        </w:rPr>
        <w:t xml:space="preserve"> /home/pi/</w:t>
      </w:r>
      <w:proofErr w:type="spellStart"/>
      <w:r w:rsidRPr="00FC472D">
        <w:rPr>
          <w:rFonts w:ascii="Courier New" w:hAnsi="Courier New" w:cs="Courier New"/>
          <w:sz w:val="16"/>
          <w:szCs w:val="16"/>
        </w:rPr>
        <w:t>RaspberryPiGateway</w:t>
      </w:r>
      <w:proofErr w:type="spellEnd"/>
    </w:p>
    <w:p w14:paraId="43430ACE" w14:textId="1C16C254" w:rsidR="00FC472D" w:rsidRDefault="00FC472D" w:rsidP="000A0405">
      <w:pPr>
        <w:pBdr>
          <w:top w:val="single" w:sz="4" w:space="1" w:color="auto"/>
          <w:left w:val="single" w:sz="4" w:space="4" w:color="auto"/>
          <w:bottom w:val="single" w:sz="4" w:space="1" w:color="auto"/>
          <w:right w:val="single" w:sz="4" w:space="4" w:color="auto"/>
        </w:pBdr>
        <w:ind w:left="1080"/>
        <w:rPr>
          <w:rFonts w:ascii="Courier New" w:hAnsi="Courier New" w:cs="Courier New"/>
          <w:sz w:val="16"/>
          <w:szCs w:val="16"/>
        </w:rPr>
      </w:pPr>
      <w:proofErr w:type="gramStart"/>
      <w:r w:rsidRPr="00FC472D">
        <w:rPr>
          <w:rFonts w:ascii="Courier New" w:hAnsi="Courier New" w:cs="Courier New"/>
          <w:sz w:val="16"/>
          <w:szCs w:val="16"/>
        </w:rPr>
        <w:t>mono</w:t>
      </w:r>
      <w:proofErr w:type="gramEnd"/>
      <w:r w:rsidRPr="00FC472D">
        <w:rPr>
          <w:rFonts w:ascii="Courier New" w:hAnsi="Courier New" w:cs="Courier New"/>
          <w:sz w:val="16"/>
          <w:szCs w:val="16"/>
        </w:rPr>
        <w:t xml:space="preserve"> RaspberryPiGateway.exe -forever -</w:t>
      </w:r>
      <w:proofErr w:type="spellStart"/>
      <w:r w:rsidRPr="00FC472D">
        <w:rPr>
          <w:rFonts w:ascii="Courier New" w:hAnsi="Courier New" w:cs="Courier New"/>
          <w:sz w:val="16"/>
          <w:szCs w:val="16"/>
        </w:rPr>
        <w:t>deviceid</w:t>
      </w:r>
      <w:proofErr w:type="spellEnd"/>
      <w:r w:rsidRPr="00FC472D">
        <w:rPr>
          <w:rFonts w:ascii="Courier New" w:hAnsi="Courier New" w:cs="Courier New"/>
          <w:sz w:val="16"/>
          <w:szCs w:val="16"/>
        </w:rPr>
        <w:t xml:space="preserve"> C8CA5B13-A550-4FF0-B823-46D8A2640880 -</w:t>
      </w:r>
      <w:proofErr w:type="spellStart"/>
      <w:r w:rsidRPr="00FC472D">
        <w:rPr>
          <w:rFonts w:ascii="Courier New" w:hAnsi="Courier New" w:cs="Courier New"/>
          <w:sz w:val="16"/>
          <w:szCs w:val="16"/>
        </w:rPr>
        <w:t>devicename</w:t>
      </w:r>
      <w:proofErr w:type="spellEnd"/>
      <w:r w:rsidRPr="00FC472D">
        <w:rPr>
          <w:rFonts w:ascii="Courier New" w:hAnsi="Courier New" w:cs="Courier New"/>
          <w:sz w:val="16"/>
          <w:szCs w:val="16"/>
        </w:rPr>
        <w:t xml:space="preserve"> "R-PI 001" -address amqps://D1:xxxxxxxx@yyyyyyyy.servicebus.windows.net -target </w:t>
      </w:r>
      <w:proofErr w:type="spellStart"/>
      <w:r w:rsidRPr="00FC472D">
        <w:rPr>
          <w:rFonts w:ascii="Courier New" w:hAnsi="Courier New" w:cs="Courier New"/>
          <w:sz w:val="16"/>
          <w:szCs w:val="16"/>
        </w:rPr>
        <w:t>ehdevices</w:t>
      </w:r>
      <w:proofErr w:type="spellEnd"/>
      <w:r w:rsidRPr="00FC472D">
        <w:rPr>
          <w:rFonts w:ascii="Courier New" w:hAnsi="Courier New" w:cs="Courier New"/>
          <w:sz w:val="16"/>
          <w:szCs w:val="16"/>
        </w:rPr>
        <w:t xml:space="preserve"> -</w:t>
      </w:r>
      <w:proofErr w:type="spellStart"/>
      <w:r w:rsidRPr="00FC472D">
        <w:rPr>
          <w:rFonts w:ascii="Courier New" w:hAnsi="Courier New" w:cs="Courier New"/>
          <w:sz w:val="16"/>
          <w:szCs w:val="16"/>
        </w:rPr>
        <w:t>tracelevel</w:t>
      </w:r>
      <w:proofErr w:type="spellEnd"/>
      <w:r w:rsidRPr="00FC472D">
        <w:rPr>
          <w:rFonts w:ascii="Courier New" w:hAnsi="Courier New" w:cs="Courier New"/>
          <w:sz w:val="16"/>
          <w:szCs w:val="16"/>
        </w:rPr>
        <w:t xml:space="preserve"> information</w:t>
      </w:r>
    </w:p>
    <w:p w14:paraId="26524AC5" w14:textId="77777777" w:rsidR="002A0974" w:rsidRDefault="00756B1C" w:rsidP="00756B1C">
      <w:r>
        <w:tab/>
      </w:r>
    </w:p>
    <w:p w14:paraId="6F59579D" w14:textId="3E0B1ECA" w:rsidR="00756B1C" w:rsidRDefault="00756B1C" w:rsidP="000A0405">
      <w:pPr>
        <w:ind w:left="720"/>
      </w:pPr>
      <w:r>
        <w:t xml:space="preserve">Additional options: </w:t>
      </w:r>
    </w:p>
    <w:p w14:paraId="59C53FFB" w14:textId="639B2B0F" w:rsidR="00756B1C" w:rsidRDefault="00756B1C" w:rsidP="00B547BB">
      <w:pPr>
        <w:pStyle w:val="ListParagraph"/>
        <w:numPr>
          <w:ilvl w:val="0"/>
          <w:numId w:val="8"/>
        </w:numPr>
        <w:ind w:left="1440"/>
      </w:pPr>
      <w:r w:rsidRPr="00756B1C">
        <w:rPr>
          <w:b/>
        </w:rPr>
        <w:t>-</w:t>
      </w:r>
      <w:proofErr w:type="spellStart"/>
      <w:r w:rsidRPr="00756B1C">
        <w:rPr>
          <w:b/>
        </w:rPr>
        <w:t>tracelevel</w:t>
      </w:r>
      <w:proofErr w:type="spellEnd"/>
      <w:r w:rsidRPr="00756B1C">
        <w:rPr>
          <w:b/>
        </w:rPr>
        <w:t xml:space="preserve"> verbose</w:t>
      </w:r>
      <w:r>
        <w:t>: logs/shows more details</w:t>
      </w:r>
    </w:p>
    <w:p w14:paraId="323FE4AF" w14:textId="08A0E0BF" w:rsidR="00756B1C" w:rsidRDefault="00756B1C" w:rsidP="00B547BB">
      <w:pPr>
        <w:pStyle w:val="ListParagraph"/>
        <w:numPr>
          <w:ilvl w:val="0"/>
          <w:numId w:val="8"/>
        </w:numPr>
        <w:ind w:left="1440"/>
      </w:pPr>
      <w:r w:rsidRPr="00756B1C">
        <w:rPr>
          <w:b/>
        </w:rPr>
        <w:t>-</w:t>
      </w:r>
      <w:proofErr w:type="spellStart"/>
      <w:r w:rsidRPr="00756B1C">
        <w:rPr>
          <w:b/>
        </w:rPr>
        <w:t>tracelevel</w:t>
      </w:r>
      <w:proofErr w:type="spellEnd"/>
      <w:r w:rsidRPr="00756B1C">
        <w:rPr>
          <w:b/>
        </w:rPr>
        <w:t xml:space="preserve"> error</w:t>
      </w:r>
      <w:r>
        <w:t>: logs/shows only errors (use this if you plan to run your Gateway for a long time, otherwise your SD Card will fill up)</w:t>
      </w:r>
    </w:p>
    <w:p w14:paraId="52CFCAB8" w14:textId="62A34761" w:rsidR="00756B1C" w:rsidRDefault="00756B1C" w:rsidP="00B547BB">
      <w:pPr>
        <w:pStyle w:val="ListParagraph"/>
        <w:numPr>
          <w:ilvl w:val="0"/>
          <w:numId w:val="8"/>
        </w:numPr>
        <w:ind w:left="1440"/>
      </w:pPr>
      <w:r w:rsidRPr="00756B1C">
        <w:rPr>
          <w:b/>
        </w:rPr>
        <w:t>-serial &lt;port&gt;</w:t>
      </w:r>
      <w:r>
        <w:t xml:space="preserve">: use a different port than the default </w:t>
      </w:r>
      <w:r w:rsidRPr="00756B1C">
        <w:t>/dev/ttyACM0</w:t>
      </w:r>
      <w:r>
        <w:t xml:space="preserve">, i.e. </w:t>
      </w:r>
      <w:r w:rsidR="00B547BB" w:rsidRPr="00B547BB">
        <w:rPr>
          <w:rFonts w:ascii="Courier New" w:hAnsi="Courier New" w:cs="Courier New"/>
          <w:sz w:val="16"/>
          <w:szCs w:val="16"/>
        </w:rPr>
        <w:t xml:space="preserve">-serial </w:t>
      </w:r>
      <w:r w:rsidRPr="00B547BB">
        <w:rPr>
          <w:rFonts w:ascii="Courier New" w:hAnsi="Courier New" w:cs="Courier New"/>
          <w:sz w:val="16"/>
          <w:szCs w:val="16"/>
        </w:rPr>
        <w:t>/dev/ttyACM1</w:t>
      </w:r>
      <w:r>
        <w:t xml:space="preserve"> </w:t>
      </w:r>
      <w:r w:rsidR="00B547BB">
        <w:t>(</w:t>
      </w:r>
      <w:r>
        <w:t xml:space="preserve">or </w:t>
      </w:r>
      <w:r w:rsidR="00B547BB" w:rsidRPr="00B547BB">
        <w:rPr>
          <w:rFonts w:ascii="Courier New" w:hAnsi="Courier New" w:cs="Courier New"/>
          <w:sz w:val="16"/>
          <w:szCs w:val="16"/>
        </w:rPr>
        <w:t xml:space="preserve">-serial </w:t>
      </w:r>
      <w:r w:rsidRPr="00B547BB">
        <w:rPr>
          <w:rFonts w:ascii="Courier New" w:hAnsi="Courier New" w:cs="Courier New"/>
          <w:sz w:val="16"/>
          <w:szCs w:val="16"/>
        </w:rPr>
        <w:t>COM10</w:t>
      </w:r>
      <w:r>
        <w:t xml:space="preserve"> for use on Windows</w:t>
      </w:r>
      <w:r w:rsidR="00B547BB">
        <w:t>)</w:t>
      </w:r>
      <w:r>
        <w:t>.</w:t>
      </w:r>
    </w:p>
    <w:p w14:paraId="56EF6C2A" w14:textId="77777777" w:rsidR="00756B1C" w:rsidRDefault="00756B1C" w:rsidP="00B547BB">
      <w:pPr>
        <w:pStyle w:val="ListParagraph"/>
        <w:numPr>
          <w:ilvl w:val="0"/>
          <w:numId w:val="8"/>
        </w:numPr>
        <w:ind w:left="1440"/>
      </w:pPr>
      <w:r w:rsidRPr="00756B1C">
        <w:rPr>
          <w:b/>
        </w:rPr>
        <w:t>-frequency &lt;milliseconds&gt;</w:t>
      </w:r>
      <w:r>
        <w:t xml:space="preserve">: send data to the cloud at a different time interval. Default: 1000 (1 second). </w:t>
      </w:r>
    </w:p>
    <w:p w14:paraId="2AB292F5" w14:textId="77777777" w:rsidR="00B547BB" w:rsidRDefault="00B547BB" w:rsidP="00B547BB">
      <w:pPr>
        <w:ind w:left="1440"/>
      </w:pPr>
    </w:p>
    <w:p w14:paraId="4CC67637" w14:textId="390412B6" w:rsidR="00B547BB" w:rsidRDefault="00756B1C" w:rsidP="00B547BB">
      <w:pPr>
        <w:ind w:left="1440"/>
      </w:pPr>
      <w:r>
        <w:t xml:space="preserve">If you want to “stress test” your Raspberry PI/network connection, </w:t>
      </w:r>
      <w:proofErr w:type="gramStart"/>
      <w:r>
        <w:t>uncomment</w:t>
      </w:r>
      <w:proofErr w:type="gramEnd"/>
      <w:r>
        <w:t xml:space="preserve"> “</w:t>
      </w:r>
      <w:r w:rsidRPr="00756B1C">
        <w:rPr>
          <w:rFonts w:ascii="Consolas" w:hAnsi="Consolas" w:cs="Consolas"/>
          <w:color w:val="008000"/>
          <w:sz w:val="19"/>
          <w:szCs w:val="19"/>
          <w:highlight w:val="white"/>
        </w:rPr>
        <w:t>#define LOG_MESSAGE_RATE</w:t>
      </w:r>
      <w:r>
        <w:t xml:space="preserve">” </w:t>
      </w:r>
      <w:r w:rsidRPr="001B3C11">
        <w:t>Devices\</w:t>
      </w:r>
      <w:proofErr w:type="spellStart"/>
      <w:r w:rsidRPr="001B3C11">
        <w:t>RaspberryPIGateway</w:t>
      </w:r>
      <w:proofErr w:type="spellEnd"/>
      <w:r w:rsidRPr="001B3C11">
        <w:t>\</w:t>
      </w:r>
      <w:proofErr w:type="spellStart"/>
      <w:r w:rsidRPr="001B3C11">
        <w:t>Program.cs</w:t>
      </w:r>
      <w:proofErr w:type="spellEnd"/>
      <w:r>
        <w:t xml:space="preserve"> and use –frequency 0 (you may also want to un</w:t>
      </w:r>
      <w:r w:rsidR="00B547BB">
        <w:t>-</w:t>
      </w:r>
      <w:r>
        <w:t xml:space="preserve">define the TRACE </w:t>
      </w:r>
      <w:r w:rsidR="00B547BB">
        <w:t xml:space="preserve">symbol in VS build options, </w:t>
      </w:r>
      <w:r>
        <w:t>or use -</w:t>
      </w:r>
      <w:proofErr w:type="spellStart"/>
      <w:r>
        <w:t>tracelevel</w:t>
      </w:r>
      <w:proofErr w:type="spellEnd"/>
      <w:r>
        <w:t xml:space="preserve"> error, or you may be measuring the speed of your SD Card).</w:t>
      </w:r>
      <w:r w:rsidR="00B547BB">
        <w:t xml:space="preserve"> </w:t>
      </w:r>
      <w:proofErr w:type="gramStart"/>
      <w:r w:rsidR="00B547BB">
        <w:t>[ ad</w:t>
      </w:r>
      <w:proofErr w:type="gramEnd"/>
      <w:r w:rsidR="00B547BB">
        <w:t xml:space="preserve"> hoc observations: expect ~200-400 </w:t>
      </w:r>
      <w:proofErr w:type="spellStart"/>
      <w:r w:rsidR="00B547BB">
        <w:t>msg</w:t>
      </w:r>
      <w:proofErr w:type="spellEnd"/>
      <w:r w:rsidR="00B547BB">
        <w:t xml:space="preserve">/s on a R-PI B+. </w:t>
      </w:r>
      <w:proofErr w:type="spellStart"/>
      <w:r w:rsidR="00B547BB">
        <w:t>EventHub</w:t>
      </w:r>
      <w:proofErr w:type="spellEnd"/>
      <w:r w:rsidR="00B547BB">
        <w:t xml:space="preserve"> will throttle at 1000 </w:t>
      </w:r>
      <w:proofErr w:type="spellStart"/>
      <w:r w:rsidR="00B547BB">
        <w:t>msg</w:t>
      </w:r>
      <w:proofErr w:type="spellEnd"/>
      <w:r w:rsidR="00B547BB">
        <w:t>/s per partition. ].</w:t>
      </w:r>
    </w:p>
    <w:p w14:paraId="1FBC98BF" w14:textId="77777777" w:rsidR="00B547BB" w:rsidRDefault="00B547BB" w:rsidP="00B547BB">
      <w:pPr>
        <w:ind w:left="1440"/>
      </w:pPr>
    </w:p>
    <w:p w14:paraId="534926FC" w14:textId="60C86887" w:rsidR="00B547BB" w:rsidRDefault="00B547BB" w:rsidP="00B547BB">
      <w:pPr>
        <w:pStyle w:val="ListParagraph"/>
        <w:numPr>
          <w:ilvl w:val="0"/>
          <w:numId w:val="7"/>
        </w:numPr>
      </w:pPr>
      <w:r>
        <w:t xml:space="preserve">Make sure autorun.sh does not have Windows line endings (CR/LF). It will only run with </w:t>
      </w:r>
      <w:proofErr w:type="gramStart"/>
      <w:r>
        <w:t>Unix</w:t>
      </w:r>
      <w:proofErr w:type="gramEnd"/>
      <w:r>
        <w:t xml:space="preserve"> line endings (LF). See </w:t>
      </w:r>
      <w:hyperlink r:id="rId44" w:history="1">
        <w:r w:rsidRPr="00B547BB">
          <w:rPr>
            <w:rStyle w:val="Hyperlink"/>
          </w:rPr>
          <w:t>here</w:t>
        </w:r>
      </w:hyperlink>
      <w:r>
        <w:t xml:space="preserve"> for some tips.</w:t>
      </w:r>
    </w:p>
    <w:p w14:paraId="035EE50E" w14:textId="2EFBEA67" w:rsidR="00B547BB" w:rsidRDefault="00B547BB" w:rsidP="00B547BB">
      <w:pPr>
        <w:pStyle w:val="ListParagraph"/>
        <w:numPr>
          <w:ilvl w:val="0"/>
          <w:numId w:val="7"/>
        </w:numPr>
      </w:pPr>
      <w:r>
        <w:t xml:space="preserve">To stop the gateway program: </w:t>
      </w:r>
      <w:proofErr w:type="spellStart"/>
      <w:r w:rsidRPr="00B547BB">
        <w:rPr>
          <w:rFonts w:ascii="Courier New" w:hAnsi="Courier New" w:cs="Courier New"/>
          <w:sz w:val="16"/>
          <w:szCs w:val="16"/>
        </w:rPr>
        <w:t>killall</w:t>
      </w:r>
      <w:proofErr w:type="spellEnd"/>
      <w:r w:rsidRPr="00B547BB">
        <w:rPr>
          <w:rFonts w:ascii="Courier New" w:hAnsi="Courier New" w:cs="Courier New"/>
          <w:sz w:val="16"/>
          <w:szCs w:val="16"/>
        </w:rPr>
        <w:t xml:space="preserve"> mono</w:t>
      </w:r>
    </w:p>
    <w:p w14:paraId="55DC86AD" w14:textId="42B78A50" w:rsidR="00B547BB" w:rsidRDefault="00B547BB" w:rsidP="00B547BB">
      <w:pPr>
        <w:pStyle w:val="ListParagraph"/>
        <w:numPr>
          <w:ilvl w:val="1"/>
          <w:numId w:val="7"/>
        </w:numPr>
      </w:pPr>
      <w:r>
        <w:t xml:space="preserve">To see if it’s running: </w:t>
      </w:r>
      <w:proofErr w:type="spellStart"/>
      <w:r w:rsidRPr="00B547BB">
        <w:rPr>
          <w:rFonts w:ascii="Courier New" w:hAnsi="Courier New" w:cs="Courier New"/>
          <w:sz w:val="16"/>
          <w:szCs w:val="16"/>
        </w:rPr>
        <w:t>ps</w:t>
      </w:r>
      <w:proofErr w:type="spellEnd"/>
      <w:r w:rsidRPr="00B547BB">
        <w:rPr>
          <w:rFonts w:ascii="Courier New" w:hAnsi="Courier New" w:cs="Courier New"/>
          <w:sz w:val="16"/>
          <w:szCs w:val="16"/>
        </w:rPr>
        <w:t xml:space="preserve"> -C mono</w:t>
      </w:r>
    </w:p>
    <w:p w14:paraId="78AFE211" w14:textId="73BA4A6F" w:rsidR="00B547BB" w:rsidRDefault="00B547BB" w:rsidP="0079593F"/>
    <w:p w14:paraId="7A53920D" w14:textId="58436763" w:rsidR="00FC472D" w:rsidRDefault="0079593F" w:rsidP="00FC472D">
      <w:r>
        <w:t>Azure:</w:t>
      </w:r>
    </w:p>
    <w:p w14:paraId="450C896A" w14:textId="54E16E33" w:rsidR="0079593F" w:rsidRDefault="0079593F" w:rsidP="0079593F">
      <w:pPr>
        <w:pStyle w:val="ListParagraph"/>
        <w:numPr>
          <w:ilvl w:val="0"/>
          <w:numId w:val="9"/>
        </w:numPr>
      </w:pPr>
      <w:r>
        <w:t xml:space="preserve">Failure while running </w:t>
      </w:r>
      <w:r w:rsidRPr="0079593F">
        <w:t>ConnectTheDotsCloudDeploy.exe</w:t>
      </w:r>
      <w:r>
        <w:t xml:space="preserve"> or forgot to save device or management connection strings: Just rerun the tool. It will only create missing resources, and obtain connection strings.</w:t>
      </w:r>
    </w:p>
    <w:p w14:paraId="2CE21D21" w14:textId="5ADF56A8" w:rsidR="0079593F" w:rsidRDefault="0079593F" w:rsidP="0079593F">
      <w:pPr>
        <w:pStyle w:val="ListParagraph"/>
        <w:numPr>
          <w:ilvl w:val="0"/>
          <w:numId w:val="9"/>
        </w:numPr>
      </w:pPr>
      <w:r>
        <w:t xml:space="preserve">No data coming into browser: make sure </w:t>
      </w:r>
      <w:proofErr w:type="spellStart"/>
      <w:r>
        <w:t>WebSockets</w:t>
      </w:r>
      <w:proofErr w:type="spellEnd"/>
      <w:r>
        <w:t xml:space="preserve"> are enabled in Azure Web Services (see above).</w:t>
      </w:r>
    </w:p>
    <w:p w14:paraId="450C51AF" w14:textId="56D87AF4" w:rsidR="0079593F" w:rsidRDefault="0079593F" w:rsidP="0079593F">
      <w:pPr>
        <w:pStyle w:val="ListParagraph"/>
        <w:numPr>
          <w:ilvl w:val="0"/>
          <w:numId w:val="9"/>
        </w:numPr>
      </w:pPr>
      <w:r>
        <w:t>Verify if data comes into Event Hub</w:t>
      </w:r>
      <w:r w:rsidR="00DB2CC2">
        <w:t xml:space="preserve"> either from the devices or Azure Streaming Analytics</w:t>
      </w:r>
      <w:r>
        <w:t xml:space="preserve">: Use </w:t>
      </w:r>
      <w:hyperlink r:id="rId45" w:history="1">
        <w:r w:rsidRPr="0079593F">
          <w:rPr>
            <w:rStyle w:val="Hyperlink"/>
          </w:rPr>
          <w:t>Service Bus Explorer</w:t>
        </w:r>
      </w:hyperlink>
      <w:r>
        <w:t xml:space="preserve">, connect with the management connection string returned by </w:t>
      </w:r>
      <w:r w:rsidRPr="0079593F">
        <w:t>ConnectTheDotsCloudDeploy.exe</w:t>
      </w:r>
      <w:r>
        <w:t>:</w:t>
      </w:r>
    </w:p>
    <w:p w14:paraId="5A49AFD0" w14:textId="77777777" w:rsidR="002A0974" w:rsidRDefault="002A0974" w:rsidP="000A0405">
      <w:pPr>
        <w:pStyle w:val="ListParagraph"/>
      </w:pPr>
    </w:p>
    <w:p w14:paraId="39E5CB2B" w14:textId="7777777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r w:rsidRPr="0079593F">
        <w:rPr>
          <w:rFonts w:ascii="Courier New" w:hAnsi="Courier New" w:cs="Courier New"/>
          <w:sz w:val="16"/>
          <w:szCs w:val="16"/>
        </w:rPr>
        <w:t xml:space="preserve">D:\Source\Repos\connectthedots\Azure\ConnectTheDotsCloudDeploy\bin\Debug&gt; </w:t>
      </w:r>
    </w:p>
    <w:p w14:paraId="3FB0145A" w14:textId="1FE5CCFC"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r w:rsidRPr="0079593F">
        <w:rPr>
          <w:rFonts w:ascii="Courier New" w:hAnsi="Courier New" w:cs="Courier New"/>
          <w:sz w:val="16"/>
          <w:szCs w:val="16"/>
        </w:rPr>
        <w:t xml:space="preserve">ConnectTheDotsCloudDeploy.exe </w:t>
      </w:r>
      <w:r>
        <w:rPr>
          <w:rFonts w:ascii="Courier New" w:hAnsi="Courier New" w:cs="Courier New"/>
          <w:sz w:val="16"/>
          <w:szCs w:val="16"/>
        </w:rPr>
        <w:t>–</w:t>
      </w:r>
      <w:r w:rsidRPr="0079593F">
        <w:rPr>
          <w:rFonts w:ascii="Courier New" w:hAnsi="Courier New" w:cs="Courier New"/>
          <w:sz w:val="16"/>
          <w:szCs w:val="16"/>
        </w:rPr>
        <w:t xml:space="preserve">n ctdtest1 </w:t>
      </w:r>
      <w:r>
        <w:rPr>
          <w:rFonts w:ascii="Courier New" w:hAnsi="Courier New" w:cs="Courier New"/>
          <w:sz w:val="16"/>
          <w:szCs w:val="16"/>
        </w:rPr>
        <w:t>–</w:t>
      </w:r>
      <w:proofErr w:type="spellStart"/>
      <w:r w:rsidRPr="0079593F">
        <w:rPr>
          <w:rFonts w:ascii="Courier New" w:hAnsi="Courier New" w:cs="Courier New"/>
          <w:sz w:val="16"/>
          <w:szCs w:val="16"/>
        </w:rPr>
        <w:t>ps</w:t>
      </w:r>
      <w:proofErr w:type="spellEnd"/>
      <w:r w:rsidRPr="0079593F">
        <w:rPr>
          <w:rFonts w:ascii="Courier New" w:hAnsi="Courier New" w:cs="Courier New"/>
          <w:sz w:val="16"/>
          <w:szCs w:val="16"/>
        </w:rPr>
        <w:t xml:space="preserve"> d:\temporary\MarkusHMSDN.publishsettings</w:t>
      </w:r>
    </w:p>
    <w:p w14:paraId="61099177" w14:textId="7777777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r w:rsidRPr="0079593F">
        <w:rPr>
          <w:rFonts w:ascii="Courier New" w:hAnsi="Courier New" w:cs="Courier New"/>
          <w:sz w:val="16"/>
          <w:szCs w:val="16"/>
        </w:rPr>
        <w:t>Creating Service Bus namespace ctdtest1-ns in location Central US</w:t>
      </w:r>
    </w:p>
    <w:p w14:paraId="2858B778" w14:textId="18C75CD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r>
        <w:rPr>
          <w:rFonts w:ascii="Courier New" w:hAnsi="Courier New" w:cs="Courier New"/>
          <w:sz w:val="16"/>
          <w:szCs w:val="16"/>
        </w:rPr>
        <w:t>…</w:t>
      </w:r>
    </w:p>
    <w:p w14:paraId="3A227881" w14:textId="7777777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b/>
          <w:sz w:val="16"/>
          <w:szCs w:val="16"/>
          <w:highlight w:val="yellow"/>
        </w:rPr>
      </w:pPr>
      <w:r w:rsidRPr="0079593F">
        <w:rPr>
          <w:rFonts w:ascii="Courier New" w:hAnsi="Courier New" w:cs="Courier New"/>
          <w:b/>
          <w:sz w:val="16"/>
          <w:szCs w:val="16"/>
          <w:highlight w:val="yellow"/>
        </w:rPr>
        <w:t>Service Bus management connection string (i.e. for use in Service Bus Explorer):</w:t>
      </w:r>
    </w:p>
    <w:p w14:paraId="5775B76A" w14:textId="7777777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b/>
          <w:sz w:val="16"/>
          <w:szCs w:val="16"/>
        </w:rPr>
      </w:pPr>
      <w:r w:rsidRPr="0079593F">
        <w:rPr>
          <w:rFonts w:ascii="Courier New" w:hAnsi="Courier New" w:cs="Courier New"/>
          <w:b/>
          <w:sz w:val="16"/>
          <w:szCs w:val="16"/>
          <w:highlight w:val="yellow"/>
        </w:rPr>
        <w:t>Endpoint=sb://ctdtest1-ns.servicebus.windows.net/;SharedAccessKeyName=RootManageSharedAccessKey;SharedAccessKey=zzzzzzz</w:t>
      </w:r>
    </w:p>
    <w:p w14:paraId="5A0A5372" w14:textId="7777777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p>
    <w:p w14:paraId="45517CDF" w14:textId="5CDECD76"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r>
        <w:rPr>
          <w:rFonts w:ascii="Courier New" w:hAnsi="Courier New" w:cs="Courier New"/>
          <w:sz w:val="16"/>
          <w:szCs w:val="16"/>
        </w:rPr>
        <w:t>…</w:t>
      </w:r>
    </w:p>
    <w:p w14:paraId="426C7B3F" w14:textId="77777777" w:rsidR="002A0974" w:rsidRDefault="002A0974" w:rsidP="000A0405">
      <w:pPr>
        <w:pStyle w:val="ListParagraph"/>
      </w:pPr>
    </w:p>
    <w:p w14:paraId="674D7D6E" w14:textId="510F49EF" w:rsidR="0079593F" w:rsidRDefault="00DB2CC2" w:rsidP="0079593F">
      <w:pPr>
        <w:pStyle w:val="ListParagraph"/>
        <w:numPr>
          <w:ilvl w:val="0"/>
          <w:numId w:val="10"/>
        </w:numPr>
      </w:pPr>
      <w:r>
        <w:lastRenderedPageBreak/>
        <w:t xml:space="preserve">View web site trace logs: </w:t>
      </w:r>
      <w:r w:rsidR="0079593F">
        <w:t>Server Explorer, Azure, Web Site, right-click on the site and click “</w:t>
      </w:r>
      <w:r>
        <w:t>View streaming logs</w:t>
      </w:r>
      <w:r w:rsidR="0079593F">
        <w:t>”)</w:t>
      </w:r>
      <w:r>
        <w:t>. You should see error and informational traces that can help you pinpoint issues.</w:t>
      </w:r>
    </w:p>
    <w:p w14:paraId="56892784" w14:textId="27397C75" w:rsidR="0079593F" w:rsidRDefault="0079593F" w:rsidP="00E741F2">
      <w:pPr>
        <w:pStyle w:val="ListParagraph"/>
        <w:numPr>
          <w:ilvl w:val="0"/>
          <w:numId w:val="10"/>
        </w:numPr>
      </w:pPr>
      <w:r>
        <w:t xml:space="preserve">Run the web site locally </w:t>
      </w:r>
      <w:r w:rsidR="00DB2CC2">
        <w:t xml:space="preserve">(just hit “F5” in VS) </w:t>
      </w:r>
      <w:r>
        <w:t xml:space="preserve">and observe the debug output window for any error or informational traces </w:t>
      </w:r>
      <w:r w:rsidRPr="0079593F">
        <w:t>[You can safely run locally even while you are running a site in the cloud. The local site uses different Event Hub consumer groups.</w:t>
      </w:r>
      <w:r>
        <w:t xml:space="preserve"> ]</w:t>
      </w:r>
    </w:p>
    <w:sectPr w:rsidR="007959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1926488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FA16F5"/>
    <w:multiLevelType w:val="hybridMultilevel"/>
    <w:tmpl w:val="2C2841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0604C0"/>
    <w:multiLevelType w:val="hybridMultilevel"/>
    <w:tmpl w:val="323686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C22110"/>
    <w:multiLevelType w:val="hybridMultilevel"/>
    <w:tmpl w:val="37D8D32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20D40DD8"/>
    <w:multiLevelType w:val="hybridMultilevel"/>
    <w:tmpl w:val="8800D35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83652A1"/>
    <w:multiLevelType w:val="hybridMultilevel"/>
    <w:tmpl w:val="33C80028"/>
    <w:lvl w:ilvl="0" w:tplc="1FD210B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056874"/>
    <w:multiLevelType w:val="hybridMultilevel"/>
    <w:tmpl w:val="6E7296E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39E67477"/>
    <w:multiLevelType w:val="hybridMultilevel"/>
    <w:tmpl w:val="7B1C84A4"/>
    <w:lvl w:ilvl="0" w:tplc="1FD210B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3E1E88"/>
    <w:multiLevelType w:val="hybridMultilevel"/>
    <w:tmpl w:val="DB3E5C10"/>
    <w:lvl w:ilvl="0" w:tplc="1FD210B0">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8765DFB"/>
    <w:multiLevelType w:val="hybridMultilevel"/>
    <w:tmpl w:val="19981A66"/>
    <w:lvl w:ilvl="0" w:tplc="A7D63E3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2EE0EB1"/>
    <w:multiLevelType w:val="hybridMultilevel"/>
    <w:tmpl w:val="83CCB10E"/>
    <w:lvl w:ilvl="0" w:tplc="9F1EEE8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ED24483"/>
    <w:multiLevelType w:val="hybridMultilevel"/>
    <w:tmpl w:val="C36EC9D8"/>
    <w:lvl w:ilvl="0" w:tplc="9F1EEE8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83615D"/>
    <w:multiLevelType w:val="hybridMultilevel"/>
    <w:tmpl w:val="032037DC"/>
    <w:lvl w:ilvl="0" w:tplc="1FD210B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F136330"/>
    <w:multiLevelType w:val="hybridMultilevel"/>
    <w:tmpl w:val="0C3EE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4"/>
  </w:num>
  <w:num w:numId="4">
    <w:abstractNumId w:val="0"/>
  </w:num>
  <w:num w:numId="5">
    <w:abstractNumId w:val="9"/>
  </w:num>
  <w:num w:numId="6">
    <w:abstractNumId w:val="13"/>
  </w:num>
  <w:num w:numId="7">
    <w:abstractNumId w:val="5"/>
  </w:num>
  <w:num w:numId="8">
    <w:abstractNumId w:val="8"/>
  </w:num>
  <w:num w:numId="9">
    <w:abstractNumId w:val="12"/>
  </w:num>
  <w:num w:numId="10">
    <w:abstractNumId w:val="7"/>
  </w:num>
  <w:num w:numId="11">
    <w:abstractNumId w:val="11"/>
  </w:num>
  <w:num w:numId="12">
    <w:abstractNumId w:val="10"/>
  </w:num>
  <w:num w:numId="13">
    <w:abstractNumId w:val="2"/>
  </w:num>
  <w:num w:numId="14">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ss Gardler">
    <w15:presenceInfo w15:providerId="Windows Live" w15:userId="d66b9407fb17d322"/>
  </w15:person>
  <w15:person w15:author="Ross Gardler (MS OPEN TECH)">
    <w15:presenceInfo w15:providerId="AD" w15:userId="S-1-5-21-2127521184-1604012920-1887927527-122498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075C"/>
    <w:rsid w:val="000106FD"/>
    <w:rsid w:val="00012D30"/>
    <w:rsid w:val="0006076C"/>
    <w:rsid w:val="000760E3"/>
    <w:rsid w:val="000A0405"/>
    <w:rsid w:val="000D6F04"/>
    <w:rsid w:val="00153464"/>
    <w:rsid w:val="001570A6"/>
    <w:rsid w:val="00167BF7"/>
    <w:rsid w:val="001B2248"/>
    <w:rsid w:val="001B3C11"/>
    <w:rsid w:val="001C3AD3"/>
    <w:rsid w:val="001D04AF"/>
    <w:rsid w:val="001D3C2B"/>
    <w:rsid w:val="001D672F"/>
    <w:rsid w:val="001E4561"/>
    <w:rsid w:val="001F2927"/>
    <w:rsid w:val="001F483C"/>
    <w:rsid w:val="00237FA5"/>
    <w:rsid w:val="00274A35"/>
    <w:rsid w:val="00290137"/>
    <w:rsid w:val="002A0974"/>
    <w:rsid w:val="002C0715"/>
    <w:rsid w:val="00316C20"/>
    <w:rsid w:val="0032347F"/>
    <w:rsid w:val="00327C8D"/>
    <w:rsid w:val="00347B25"/>
    <w:rsid w:val="0037263A"/>
    <w:rsid w:val="003858E5"/>
    <w:rsid w:val="003B64A8"/>
    <w:rsid w:val="004168E0"/>
    <w:rsid w:val="0047281F"/>
    <w:rsid w:val="00475F95"/>
    <w:rsid w:val="00484F40"/>
    <w:rsid w:val="004933FE"/>
    <w:rsid w:val="004A47F2"/>
    <w:rsid w:val="004B01D3"/>
    <w:rsid w:val="004B270C"/>
    <w:rsid w:val="004C0595"/>
    <w:rsid w:val="004E1B39"/>
    <w:rsid w:val="00504BDA"/>
    <w:rsid w:val="00516F75"/>
    <w:rsid w:val="005B320D"/>
    <w:rsid w:val="005C4850"/>
    <w:rsid w:val="006311EC"/>
    <w:rsid w:val="00677980"/>
    <w:rsid w:val="00696E38"/>
    <w:rsid w:val="00697ACF"/>
    <w:rsid w:val="006B0DBD"/>
    <w:rsid w:val="006B1C18"/>
    <w:rsid w:val="006B2B7B"/>
    <w:rsid w:val="006B3F01"/>
    <w:rsid w:val="006D1AD1"/>
    <w:rsid w:val="006D3511"/>
    <w:rsid w:val="006F0C49"/>
    <w:rsid w:val="0070099B"/>
    <w:rsid w:val="007071E1"/>
    <w:rsid w:val="00731E32"/>
    <w:rsid w:val="007503F4"/>
    <w:rsid w:val="00756B1C"/>
    <w:rsid w:val="00767383"/>
    <w:rsid w:val="0079593F"/>
    <w:rsid w:val="007B47B5"/>
    <w:rsid w:val="007D7E2B"/>
    <w:rsid w:val="007F075C"/>
    <w:rsid w:val="00802E73"/>
    <w:rsid w:val="00817406"/>
    <w:rsid w:val="00827D05"/>
    <w:rsid w:val="00847AA3"/>
    <w:rsid w:val="00857842"/>
    <w:rsid w:val="00857C1D"/>
    <w:rsid w:val="00867116"/>
    <w:rsid w:val="008A1A49"/>
    <w:rsid w:val="008A5B28"/>
    <w:rsid w:val="008F1F44"/>
    <w:rsid w:val="008F5811"/>
    <w:rsid w:val="009074BA"/>
    <w:rsid w:val="009357FE"/>
    <w:rsid w:val="00960D51"/>
    <w:rsid w:val="0096298D"/>
    <w:rsid w:val="0097232D"/>
    <w:rsid w:val="009766D2"/>
    <w:rsid w:val="00992F40"/>
    <w:rsid w:val="0099729F"/>
    <w:rsid w:val="00A66D22"/>
    <w:rsid w:val="00A77E94"/>
    <w:rsid w:val="00A9284C"/>
    <w:rsid w:val="00AD539D"/>
    <w:rsid w:val="00B1364D"/>
    <w:rsid w:val="00B547BB"/>
    <w:rsid w:val="00B85007"/>
    <w:rsid w:val="00BA709E"/>
    <w:rsid w:val="00BC283A"/>
    <w:rsid w:val="00BD457A"/>
    <w:rsid w:val="00BE0219"/>
    <w:rsid w:val="00BE5CC2"/>
    <w:rsid w:val="00C07358"/>
    <w:rsid w:val="00C56C3B"/>
    <w:rsid w:val="00C6330F"/>
    <w:rsid w:val="00C71786"/>
    <w:rsid w:val="00C860E6"/>
    <w:rsid w:val="00CB6018"/>
    <w:rsid w:val="00CC345E"/>
    <w:rsid w:val="00CF302B"/>
    <w:rsid w:val="00D01F60"/>
    <w:rsid w:val="00D8053C"/>
    <w:rsid w:val="00DB2CC2"/>
    <w:rsid w:val="00DD564D"/>
    <w:rsid w:val="00DE3A8D"/>
    <w:rsid w:val="00E00030"/>
    <w:rsid w:val="00E67E63"/>
    <w:rsid w:val="00E741F2"/>
    <w:rsid w:val="00EA5539"/>
    <w:rsid w:val="00EC494B"/>
    <w:rsid w:val="00EE7481"/>
    <w:rsid w:val="00F43DB2"/>
    <w:rsid w:val="00F612F7"/>
    <w:rsid w:val="00F7169E"/>
    <w:rsid w:val="00FB3887"/>
    <w:rsid w:val="00FC08E9"/>
    <w:rsid w:val="00FC47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63C46"/>
  <w15:chartTrackingRefBased/>
  <w15:docId w15:val="{E817ABAA-ECA1-4B2E-AF17-236C61599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075C"/>
    <w:pPr>
      <w:spacing w:after="0" w:line="240" w:lineRule="auto"/>
    </w:pPr>
  </w:style>
  <w:style w:type="paragraph" w:styleId="Heading1">
    <w:name w:val="heading 1"/>
    <w:basedOn w:val="Normal"/>
    <w:next w:val="Normal"/>
    <w:link w:val="Heading1Char"/>
    <w:uiPriority w:val="9"/>
    <w:qFormat/>
    <w:rsid w:val="003858E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858E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F075C"/>
    <w:rPr>
      <w:color w:val="0563C1" w:themeColor="hyperlink"/>
      <w:u w:val="single"/>
    </w:rPr>
  </w:style>
  <w:style w:type="paragraph" w:styleId="ListParagraph">
    <w:name w:val="List Paragraph"/>
    <w:basedOn w:val="Normal"/>
    <w:uiPriority w:val="34"/>
    <w:qFormat/>
    <w:rsid w:val="007F075C"/>
    <w:pPr>
      <w:ind w:left="720"/>
    </w:pPr>
  </w:style>
  <w:style w:type="paragraph" w:styleId="Title">
    <w:name w:val="Title"/>
    <w:basedOn w:val="Normal"/>
    <w:next w:val="Normal"/>
    <w:link w:val="TitleChar"/>
    <w:uiPriority w:val="10"/>
    <w:qFormat/>
    <w:rsid w:val="007F075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075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858E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858E5"/>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6D3511"/>
    <w:rPr>
      <w:sz w:val="16"/>
      <w:szCs w:val="16"/>
    </w:rPr>
  </w:style>
  <w:style w:type="paragraph" w:styleId="CommentText">
    <w:name w:val="annotation text"/>
    <w:basedOn w:val="Normal"/>
    <w:link w:val="CommentTextChar"/>
    <w:uiPriority w:val="99"/>
    <w:semiHidden/>
    <w:unhideWhenUsed/>
    <w:rsid w:val="006D3511"/>
    <w:rPr>
      <w:sz w:val="20"/>
      <w:szCs w:val="20"/>
    </w:rPr>
  </w:style>
  <w:style w:type="character" w:customStyle="1" w:styleId="CommentTextChar">
    <w:name w:val="Comment Text Char"/>
    <w:basedOn w:val="DefaultParagraphFont"/>
    <w:link w:val="CommentText"/>
    <w:uiPriority w:val="99"/>
    <w:semiHidden/>
    <w:rsid w:val="006D3511"/>
    <w:rPr>
      <w:sz w:val="20"/>
      <w:szCs w:val="20"/>
    </w:rPr>
  </w:style>
  <w:style w:type="paragraph" w:styleId="CommentSubject">
    <w:name w:val="annotation subject"/>
    <w:basedOn w:val="CommentText"/>
    <w:next w:val="CommentText"/>
    <w:link w:val="CommentSubjectChar"/>
    <w:uiPriority w:val="99"/>
    <w:semiHidden/>
    <w:unhideWhenUsed/>
    <w:rsid w:val="006D3511"/>
    <w:rPr>
      <w:b/>
      <w:bCs/>
    </w:rPr>
  </w:style>
  <w:style w:type="character" w:customStyle="1" w:styleId="CommentSubjectChar">
    <w:name w:val="Comment Subject Char"/>
    <w:basedOn w:val="CommentTextChar"/>
    <w:link w:val="CommentSubject"/>
    <w:uiPriority w:val="99"/>
    <w:semiHidden/>
    <w:rsid w:val="006D3511"/>
    <w:rPr>
      <w:b/>
      <w:bCs/>
      <w:sz w:val="20"/>
      <w:szCs w:val="20"/>
    </w:rPr>
  </w:style>
  <w:style w:type="paragraph" w:styleId="BalloonText">
    <w:name w:val="Balloon Text"/>
    <w:basedOn w:val="Normal"/>
    <w:link w:val="BalloonTextChar"/>
    <w:uiPriority w:val="99"/>
    <w:semiHidden/>
    <w:unhideWhenUsed/>
    <w:rsid w:val="006D351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3511"/>
    <w:rPr>
      <w:rFonts w:ascii="Segoe UI" w:hAnsi="Segoe UI" w:cs="Segoe UI"/>
      <w:sz w:val="18"/>
      <w:szCs w:val="18"/>
    </w:rPr>
  </w:style>
  <w:style w:type="character" w:styleId="FollowedHyperlink">
    <w:name w:val="FollowedHyperlink"/>
    <w:basedOn w:val="DefaultParagraphFont"/>
    <w:uiPriority w:val="99"/>
    <w:semiHidden/>
    <w:unhideWhenUsed/>
    <w:rsid w:val="006D3511"/>
    <w:rPr>
      <w:color w:val="954F72" w:themeColor="followedHyperlink"/>
      <w:u w:val="single"/>
    </w:rPr>
  </w:style>
  <w:style w:type="paragraph" w:styleId="ListBullet">
    <w:name w:val="List Bullet"/>
    <w:basedOn w:val="Normal"/>
    <w:uiPriority w:val="99"/>
    <w:unhideWhenUsed/>
    <w:rsid w:val="00857C1D"/>
    <w:pPr>
      <w:numPr>
        <w:numId w:val="4"/>
      </w:numPr>
      <w:contextualSpacing/>
    </w:pPr>
  </w:style>
  <w:style w:type="paragraph" w:styleId="Caption">
    <w:name w:val="caption"/>
    <w:basedOn w:val="Normal"/>
    <w:next w:val="Normal"/>
    <w:uiPriority w:val="35"/>
    <w:unhideWhenUsed/>
    <w:qFormat/>
    <w:rsid w:val="00012D30"/>
    <w:pPr>
      <w:spacing w:after="200"/>
    </w:pPr>
    <w:rPr>
      <w:i/>
      <w:iCs/>
      <w:color w:val="44546A" w:themeColor="text2"/>
      <w:sz w:val="18"/>
      <w:szCs w:val="18"/>
    </w:rPr>
  </w:style>
  <w:style w:type="paragraph" w:styleId="Revision">
    <w:name w:val="Revision"/>
    <w:hidden/>
    <w:uiPriority w:val="99"/>
    <w:semiHidden/>
    <w:rsid w:val="00012D30"/>
    <w:pPr>
      <w:spacing w:after="0" w:line="240" w:lineRule="auto"/>
    </w:pPr>
  </w:style>
  <w:style w:type="character" w:styleId="IntenseEmphasis">
    <w:name w:val="Intense Emphasis"/>
    <w:basedOn w:val="DefaultParagraphFont"/>
    <w:uiPriority w:val="21"/>
    <w:qFormat/>
    <w:rsid w:val="00696E38"/>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1478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raspberrypi.org/products/model-b-plus/" TargetMode="External"/><Relationship Id="rId18" Type="http://schemas.openxmlformats.org/officeDocument/2006/relationships/hyperlink" Target="https://manage.windowsazure.com/publishsettings/index?client=powershell" TargetMode="External"/><Relationship Id="rId26" Type="http://schemas.openxmlformats.org/officeDocument/2006/relationships/hyperlink" Target="https://learn.adafruit.com/adafruits-raspberry-pi-lesson-5-using-a-console-cable/connect-the-lead" TargetMode="External"/><Relationship Id="rId39" Type="http://schemas.openxmlformats.org/officeDocument/2006/relationships/hyperlink" Target="http://msdn.microsoft.com/en-us/library/azure/dn789974.aspx" TargetMode="External"/><Relationship Id="rId3" Type="http://schemas.openxmlformats.org/officeDocument/2006/relationships/customXml" Target="../customXml/item3.xml"/><Relationship Id="rId21" Type="http://schemas.openxmlformats.org/officeDocument/2006/relationships/image" Target="media/image2.png"/><Relationship Id="rId34" Type="http://schemas.openxmlformats.org/officeDocument/2006/relationships/image" Target="media/image4.jpeg"/><Relationship Id="rId42" Type="http://schemas.openxmlformats.org/officeDocument/2006/relationships/hyperlink" Target="http://msdn.microsoft.com/en-us/library/azure/microsoft.servicebus.messaging.eventprocessorhost.aspx" TargetMode="External"/><Relationship Id="rId47" Type="http://schemas.microsoft.com/office/2011/relationships/people" Target="people.xml"/><Relationship Id="rId7" Type="http://schemas.openxmlformats.org/officeDocument/2006/relationships/settings" Target="settings.xml"/><Relationship Id="rId12" Type="http://schemas.openxmlformats.org/officeDocument/2006/relationships/hyperlink" Target="http://www.visualstudio.com/downloads/download-visual-studio-vs" TargetMode="External"/><Relationship Id="rId17" Type="http://schemas.openxmlformats.org/officeDocument/2006/relationships/hyperlink" Target="http://amqpnetlite.codeplex.com" TargetMode="External"/><Relationship Id="rId25" Type="http://schemas.openxmlformats.org/officeDocument/2006/relationships/hyperlink" Target="http://www.raspberrypi.org/help/noobs-setup/" TargetMode="External"/><Relationship Id="rId33" Type="http://schemas.openxmlformats.org/officeDocument/2006/relationships/image" Target="media/image3.png"/><Relationship Id="rId38" Type="http://schemas.openxmlformats.org/officeDocument/2006/relationships/hyperlink" Target="http://msdn.microsoft.com/en-us/library/azure/dn789974.aspx"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MSOpenTech/connectthedots" TargetMode="External"/><Relationship Id="rId20" Type="http://schemas.openxmlformats.org/officeDocument/2006/relationships/hyperlink" Target="http://azure.com/" TargetMode="External"/><Relationship Id="rId29" Type="http://schemas.openxmlformats.org/officeDocument/2006/relationships/hyperlink" Target="http://arduino.cc/en/Main/Software" TargetMode="External"/><Relationship Id="rId41" Type="http://schemas.openxmlformats.org/officeDocument/2006/relationships/hyperlink" Target="http://msdn.microsoft.com/en-us/library/dn834998.asp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account.windowsazure.com/PreviewFeatures" TargetMode="External"/><Relationship Id="rId24" Type="http://schemas.openxmlformats.org/officeDocument/2006/relationships/hyperlink" Target="http://www.raspberrypi.org/downloads/" TargetMode="External"/><Relationship Id="rId32" Type="http://schemas.openxmlformats.org/officeDocument/2006/relationships/hyperlink" Target="https://learn.sparkfun.com/tutorials/weather-shield-hookup-guide" TargetMode="External"/><Relationship Id="rId37" Type="http://schemas.openxmlformats.org/officeDocument/2006/relationships/hyperlink" Target="https://learn.sparkfun.com/tutorials/weather-shield-hookup-guide" TargetMode="External"/><Relationship Id="rId40" Type="http://schemas.openxmlformats.org/officeDocument/2006/relationships/hyperlink" Target="http://azure.microsoft.com/en-us/documentation/articles/stream-analytics-limitations/" TargetMode="External"/><Relationship Id="rId45" Type="http://schemas.openxmlformats.org/officeDocument/2006/relationships/hyperlink" Target="https://code.msdn.microsoft.com/windowsazure/Service-Bus-Explorer-f2abca5a" TargetMode="External"/><Relationship Id="rId5" Type="http://schemas.openxmlformats.org/officeDocument/2006/relationships/numbering" Target="numbering.xml"/><Relationship Id="rId15" Type="http://schemas.openxmlformats.org/officeDocument/2006/relationships/hyperlink" Target="https://www.sparkfun.com/products/12081" TargetMode="External"/><Relationship Id="rId23" Type="http://schemas.openxmlformats.org/officeDocument/2006/relationships/hyperlink" Target="https://manage.windowsazure.com/" TargetMode="External"/><Relationship Id="rId28" Type="http://schemas.openxmlformats.org/officeDocument/2006/relationships/hyperlink" Target="http://www.chiark.greenend.org.uk/~sgtatham/putty/download.html" TargetMode="External"/><Relationship Id="rId36" Type="http://schemas.openxmlformats.org/officeDocument/2006/relationships/image" Target="media/image5.png"/><Relationship Id="rId10" Type="http://schemas.openxmlformats.org/officeDocument/2006/relationships/hyperlink" Target="http://azure.microsoft.com/en-us/pricing/free-trial/" TargetMode="External"/><Relationship Id="rId19" Type="http://schemas.openxmlformats.org/officeDocument/2006/relationships/hyperlink" Target="https://account.windowsazure.com/PreviewFeatures" TargetMode="External"/><Relationship Id="rId31" Type="http://schemas.openxmlformats.org/officeDocument/2006/relationships/hyperlink" Target="https://dlnmh9ip6v2uc.cloudfront.net/assets/b/5/9/7/f/52cd8187ce395fa7158b456c.zip" TargetMode="External"/><Relationship Id="rId44" Type="http://schemas.openxmlformats.org/officeDocument/2006/relationships/hyperlink" Target="http://www.microhowto.info/howto/convert_the_line_endings_in_a_text_file_from_unix_to_dos_format.html"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http://arduino.cc/en/Main/ArduinoBoardUno" TargetMode="External"/><Relationship Id="rId22" Type="http://schemas.openxmlformats.org/officeDocument/2006/relationships/hyperlink" Target="http://www.iis.net/downloads/microsoft/web-deploy" TargetMode="External"/><Relationship Id="rId27" Type="http://schemas.openxmlformats.org/officeDocument/2006/relationships/hyperlink" Target="http://www.raspberrypi.org/documentation/remote-access/ssh/README.md" TargetMode="External"/><Relationship Id="rId30" Type="http://schemas.openxmlformats.org/officeDocument/2006/relationships/hyperlink" Target="http://arduino.cc/en/Guide/windows" TargetMode="External"/><Relationship Id="rId35" Type="http://schemas.openxmlformats.org/officeDocument/2006/relationships/hyperlink" Target="http://www.howtogeek.com/167425/how-to-setup-wi-fi-on-your-raspberry-pi-via-the-command-line/" TargetMode="External"/><Relationship Id="rId43" Type="http://schemas.openxmlformats.org/officeDocument/2006/relationships/hyperlink" Target="http://msdn.microsoft.com/en-us/library/azure/dn789972.aspx"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04520E0972A7F4A90AA2FAE3963F8F4" ma:contentTypeVersion="1" ma:contentTypeDescription="Create a new document." ma:contentTypeScope="" ma:versionID="4e3a609257714dcaa6fc957b6cff8646">
  <xsd:schema xmlns:xsd="http://www.w3.org/2001/XMLSchema" xmlns:xs="http://www.w3.org/2001/XMLSchema" xmlns:p="http://schemas.microsoft.com/office/2006/metadata/properties" xmlns:ns3="6a7013dd-676b-4d0f-a097-6ec28d9f176d" targetNamespace="http://schemas.microsoft.com/office/2006/metadata/properties" ma:root="true" ma:fieldsID="79d21f4b50b1a8bae92e9fedc65badb1" ns3:_="">
    <xsd:import namespace="6a7013dd-676b-4d0f-a097-6ec28d9f176d"/>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7013dd-676b-4d0f-a097-6ec28d9f176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E9594F-6A77-4A35-97C9-A0CE918935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7013dd-676b-4d0f-a097-6ec28d9f17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537CCE8-030B-46CA-A8B5-AE806C4CD1C6}">
  <ds:schemaRefs>
    <ds:schemaRef ds:uri="http://schemas.microsoft.com/sharepoint/v3/contenttype/forms"/>
  </ds:schemaRefs>
</ds:datastoreItem>
</file>

<file path=customXml/itemProps3.xml><?xml version="1.0" encoding="utf-8"?>
<ds:datastoreItem xmlns:ds="http://schemas.openxmlformats.org/officeDocument/2006/customXml" ds:itemID="{06568755-B636-4AA6-8345-1BDA68E1C08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02B01B9-0BCF-4AAF-BC64-203EC0580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Pages>
  <Words>5832</Words>
  <Characters>33248</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Markus Horstmann</dc:creator>
  <cp:keywords/>
  <dc:description/>
  <cp:lastModifiedBy>Ross Gardler</cp:lastModifiedBy>
  <cp:revision>6</cp:revision>
  <dcterms:created xsi:type="dcterms:W3CDTF">2014-11-27T07:31:00Z</dcterms:created>
  <dcterms:modified xsi:type="dcterms:W3CDTF">2014-11-27T23:51:00Z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0x010100904520E0972A7F4A90AA2FAE3963F8F4</vt:lpwstr>
  </property>
</Properties>
</file>